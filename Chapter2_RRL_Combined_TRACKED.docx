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Arial" w:cs="Arial" w:eastAsia="Arial" w:hAnsi="Arial"/>
          <w:b/>
          <w:bCs/>
          <w:sz w:val="36"/>
          <w:szCs w:val="36"/>
        </w:rPr>
        <w:t xml:space="preserve">Chapter 2</w:t>
      </w:r>
    </w:p>
    <w:p>
      <w:pPr>
        <w:spacing w:after="120"/>
        <w:jc w:val="center"/>
      </w:pPr>
      <w:r>
        <w:rPr>
          <w:rFonts w:ascii="Arial" w:cs="Arial" w:eastAsia="Arial" w:hAnsi="Arial"/>
          <w:i/>
          <w:iCs/>
          <w:sz w:val="24"/>
          <w:szCs w:val="24"/>
        </w:rPr>
        <w:t xml:space="preserve">Review of Related Literature — Tracked Changes (Original vs. Supplementary)</w:t>
      </w:r>
    </w:p>
    <w:p>
      <w:pPr>
        <w:spacing w:after="120"/>
        <w:jc w:val="center"/>
      </w:pPr>
      <w:r>
        <w:rPr>
          <w:rFonts w:ascii="Arial" w:cs="Arial" w:eastAsia="Arial" w:hAnsi="Arial"/>
          <w:i/>
          <w:iCs/>
          <w:sz w:val="24"/>
          <w:szCs w:val="24"/>
        </w:rPr>
        <w:t xml:space="preserve">Geo-Agentic RAG: A Framework for Integrated Document Services, Wayfinding, and Administrative Analytics for Local Government Offices</w:t>
      </w:r>
    </w:p>
    <w:p>
      <w:pPr>
        <w:spacing w:after="120" w:before="600"/>
        <w:jc w:val="center"/>
      </w:pPr>
      <w:r>
        <w:rPr>
          <w:rFonts w:ascii="Arial" w:cs="Arial" w:eastAsia="Arial" w:hAnsi="Arial"/>
          <w:sz w:val="24"/>
          <w:szCs w:val="24"/>
        </w:rPr>
        <w:t xml:space="preserve">Jester C. Penaranda</w:t>
      </w:r>
    </w:p>
    <w:p>
      <w:pPr>
        <w:spacing w:after="120"/>
        <w:jc w:val="center"/>
      </w:pPr>
      <w:r>
        <w:rPr>
          <w:rFonts w:ascii="Arial" w:cs="Arial" w:eastAsia="Arial" w:hAnsi="Arial"/>
          <w:sz w:val="24"/>
          <w:szCs w:val="24"/>
        </w:rPr>
        <w:t xml:space="preserve">La Consolacion University Philippines</w:t>
      </w:r>
    </w:p>
    <w:p>
      <w:pPr>
        <w:spacing w:after="600"/>
        <w:jc w:val="center"/>
      </w:pPr>
      <w:r>
        <w:rPr>
          <w:rFonts w:ascii="Arial" w:cs="Arial" w:eastAsia="Arial" w:hAnsi="Arial"/>
          <w:i/>
          <w:iCs/>
          <w:sz w:val="24"/>
          <w:szCs w:val="24"/>
        </w:rPr>
        <w:t xml:space="preserve">Graduate School Department</w:t>
      </w:r>
    </w:p>
    <w:p>
      <w:pPr>
        <w:spacing w:after="120" w:line="360"/>
        <w:jc w:val="both"/>
      </w:pPr>
      <w:ins w:author="Jester C. Penaranda" w:date="2026-06-01T00:00:00Z">
        <w:r>
          <w:rPr>
            <w:rFonts w:ascii="Arial" w:cs="Arial" w:eastAsia="Arial" w:hAnsi="Arial"/>
            <w:sz w:val="24"/>
            <w:szCs w:val="24"/>
          </w:rPr>
          <w:t xml:space="preserve">Editorial note. This is a tracked-changes (redlined) edition of the combined Chapter 2 Review of Related Literature. The eleven original sections appear as ordinary text. The ten supplementary sections (and this editorial note, the Synthesis Addendum, and the References list) appear marked as Word "Insertions" by author "Jester C. Penaranda" dated 2026-06-01. To review the changes, open the document in Microsoft Word and use the Review tab. Track Changes is automatically applied via the document XML. Use "Accept All Changes" to merge everything into a clean document, or accept and reject sections individually.</w:t>
        </w:r>
      </w:ins>
    </w:p>
    <w:p>
      <w:pPr>
        <w:spacing w:after="120" w:line="360"/>
        <w:jc w:val="both"/>
      </w:pPr>
      <w:ins w:author="Jester C. Penaranda" w:date="2026-06-01T00:00:00Z">
        <w:r>
          <w:rPr>
            <w:rFonts w:ascii="Arial" w:cs="Arial" w:eastAsia="Arial" w:hAnsi="Arial"/>
            <w:sz w:val="24"/>
            <w:szCs w:val="24"/>
          </w:rPr>
          <w:t xml:space="preserve">The supplementary sections in interleaved order are:</w:t>
        </w:r>
      </w:ins>
    </w:p>
    <w:p>
      <w:pPr>
        <w:pStyle w:val="ListParagraph"/>
        <w:numPr>
          <w:ilvl w:val="0"/>
          <w:numId w:val="2"/>
        </w:numPr>
        <w:spacing w:after="60" w:line="320"/>
      </w:pPr>
      <w:ins w:author="Jester C. Penaranda" w:date="2026-06-01T00:00:00Z">
        <w:r>
          <w:rPr>
            <w:rFonts w:ascii="Arial" w:cs="Arial" w:eastAsia="Arial" w:hAnsi="Arial"/>
            <w:sz w:val="24"/>
            <w:szCs w:val="24"/>
          </w:rPr>
          <w:t xml:space="preserve">Code-Switching and Multilingual NLP for Filipino Public-Service Applications</w:t>
        </w:r>
      </w:ins>
    </w:p>
    <w:p>
      <w:pPr>
        <w:pStyle w:val="ListParagraph"/>
        <w:numPr>
          <w:ilvl w:val="0"/>
          <w:numId w:val="2"/>
        </w:numPr>
        <w:spacing w:after="60" w:line="320"/>
      </w:pPr>
      <w:ins w:author="Jester C. Penaranda" w:date="2026-06-01T00:00:00Z">
        <w:r>
          <w:rPr>
            <w:rFonts w:ascii="Arial" w:cs="Arial" w:eastAsia="Arial" w:hAnsi="Arial"/>
            <w:sz w:val="24"/>
            <w:szCs w:val="24"/>
          </w:rPr>
          <w:t xml:space="preserve">Vector Embeddings and Semantic Search in Multilingual Retrieval Systems</w:t>
        </w:r>
      </w:ins>
    </w:p>
    <w:p>
      <w:pPr>
        <w:pStyle w:val="ListParagraph"/>
        <w:numPr>
          <w:ilvl w:val="0"/>
          <w:numId w:val="2"/>
        </w:numPr>
        <w:spacing w:after="60" w:line="320"/>
      </w:pPr>
      <w:ins w:author="Jester C. Penaranda" w:date="2026-06-01T00:00:00Z">
        <w:r>
          <w:rPr>
            <w:rFonts w:ascii="Arial" w:cs="Arial" w:eastAsia="Arial" w:hAnsi="Arial"/>
            <w:sz w:val="24"/>
            <w:szCs w:val="24"/>
          </w:rPr>
          <w:t xml:space="preserve">FAISS and Approximate Nearest Neighbor Search for High-Performance Retrieval</w:t>
        </w:r>
      </w:ins>
    </w:p>
    <w:p>
      <w:pPr>
        <w:pStyle w:val="ListParagraph"/>
        <w:numPr>
          <w:ilvl w:val="0"/>
          <w:numId w:val="2"/>
        </w:numPr>
        <w:spacing w:after="60" w:line="320"/>
      </w:pPr>
      <w:ins w:author="Jester C. Penaranda" w:date="2026-06-01T00:00:00Z">
        <w:r>
          <w:rPr>
            <w:rFonts w:ascii="Arial" w:cs="Arial" w:eastAsia="Arial" w:hAnsi="Arial"/>
            <w:sz w:val="24"/>
            <w:szCs w:val="24"/>
          </w:rPr>
          <w:t xml:space="preserve">Cross-Encoder Reranking and Two-Stage Retrieval Architectures</w:t>
        </w:r>
      </w:ins>
    </w:p>
    <w:p>
      <w:pPr>
        <w:pStyle w:val="ListParagraph"/>
        <w:numPr>
          <w:ilvl w:val="0"/>
          <w:numId w:val="2"/>
        </w:numPr>
        <w:spacing w:after="60" w:line="320"/>
      </w:pPr>
      <w:ins w:author="Jester C. Penaranda" w:date="2026-06-01T00:00:00Z">
        <w:r>
          <w:rPr>
            <w:rFonts w:ascii="Arial" w:cs="Arial" w:eastAsia="Arial" w:hAnsi="Arial"/>
            <w:sz w:val="24"/>
            <w:szCs w:val="24"/>
          </w:rPr>
          <w:t xml:space="preserve">RAG-Enabled Government Document Chatbots and Citizen Service Systems</w:t>
        </w:r>
      </w:ins>
    </w:p>
    <w:p>
      <w:pPr>
        <w:pStyle w:val="ListParagraph"/>
        <w:numPr>
          <w:ilvl w:val="0"/>
          <w:numId w:val="2"/>
        </w:numPr>
        <w:spacing w:after="60" w:line="320"/>
      </w:pPr>
      <w:ins w:author="Jester C. Penaranda" w:date="2026-06-01T00:00:00Z">
        <w:r>
          <w:rPr>
            <w:rFonts w:ascii="Arial" w:cs="Arial" w:eastAsia="Arial" w:hAnsi="Arial"/>
            <w:sz w:val="24"/>
            <w:szCs w:val="24"/>
          </w:rPr>
          <w:t xml:space="preserve">Cloud-Hosted LLM Inference for Latency-Sensitive Public-Service Applications</w:t>
        </w:r>
      </w:ins>
    </w:p>
    <w:p>
      <w:pPr>
        <w:pStyle w:val="ListParagraph"/>
        <w:numPr>
          <w:ilvl w:val="0"/>
          <w:numId w:val="2"/>
        </w:numPr>
        <w:spacing w:after="60" w:line="320"/>
      </w:pPr>
      <w:ins w:author="Jester C. Penaranda" w:date="2026-06-01T00:00:00Z">
        <w:r>
          <w:rPr>
            <w:rFonts w:ascii="Arial" w:cs="Arial" w:eastAsia="Arial" w:hAnsi="Arial"/>
            <w:sz w:val="24"/>
            <w:szCs w:val="24"/>
          </w:rPr>
          <w:t xml:space="preserve">Evaluation Methodologies for Retrieval-Augmented Generation Systems</w:t>
        </w:r>
      </w:ins>
    </w:p>
    <w:p>
      <w:pPr>
        <w:pStyle w:val="ListParagraph"/>
        <w:numPr>
          <w:ilvl w:val="0"/>
          <w:numId w:val="2"/>
        </w:numPr>
        <w:spacing w:after="60" w:line="320"/>
      </w:pPr>
      <w:ins w:author="Jester C. Penaranda" w:date="2026-06-01T00:00:00Z">
        <w:r>
          <w:rPr>
            <w:rFonts w:ascii="Arial" w:cs="Arial" w:eastAsia="Arial" w:hAnsi="Arial"/>
            <w:sz w:val="24"/>
            <w:szCs w:val="24"/>
          </w:rPr>
          <w:t xml:space="preserve">Trustworthy AI, Responsible AI, and Usability Evaluation in Public-Sector Systems</w:t>
        </w:r>
      </w:ins>
    </w:p>
    <w:p>
      <w:pPr>
        <w:pStyle w:val="ListParagraph"/>
        <w:numPr>
          <w:ilvl w:val="0"/>
          <w:numId w:val="2"/>
        </w:numPr>
        <w:spacing w:after="60" w:line="320"/>
      </w:pPr>
      <w:ins w:author="Jester C. Penaranda" w:date="2026-06-01T00:00:00Z">
        <w:r>
          <w:rPr>
            <w:rFonts w:ascii="Arial" w:cs="Arial" w:eastAsia="Arial" w:hAnsi="Arial"/>
            <w:sz w:val="24"/>
            <w:szCs w:val="24"/>
          </w:rPr>
          <w:t xml:space="preserve">Pedestrian Dead Reckoning and Vision-Anchor Augmentation for Indoor Localization</w:t>
        </w:r>
      </w:ins>
    </w:p>
    <w:p>
      <w:pPr>
        <w:pStyle w:val="ListParagraph"/>
        <w:numPr>
          <w:ilvl w:val="0"/>
          <w:numId w:val="2"/>
        </w:numPr>
        <w:spacing w:after="60" w:line="320"/>
      </w:pPr>
      <w:ins w:author="Jester C. Penaranda" w:date="2026-06-01T00:00:00Z">
        <w:r>
          <w:rPr>
            <w:rFonts w:ascii="Arial" w:cs="Arial" w:eastAsia="Arial" w:hAnsi="Arial"/>
            <w:sz w:val="24"/>
            <w:szCs w:val="24"/>
          </w:rPr>
          <w:t xml:space="preserve">QR Code-Anchored Indoor Positioning and Drift Correction</w:t>
        </w:r>
      </w:ins>
    </w:p>
    <w:p>
      <w:r>
        <w:br w:type="page"/>
      </w:r>
    </w:p>
    <w:p>
      <w:pPr>
        <w:pStyle w:val="Heading1"/>
        <w:spacing w:after="240" w:before="360"/>
        <w:jc w:val="center"/>
      </w:pPr>
      <w:r>
        <w:rPr>
          <w:rFonts w:ascii="Arial" w:cs="Arial" w:eastAsia="Arial" w:hAnsi="Arial"/>
          <w:b/>
          <w:bCs/>
          <w:sz w:val="32"/>
          <w:szCs w:val="32"/>
        </w:rPr>
        <w:t xml:space="preserve">Review of Related Literature</w:t>
      </w:r>
    </w:p>
    <w:p>
      <w:pPr>
        <w:pStyle w:val="Heading2"/>
        <w:spacing w:after="180" w:before="320"/>
      </w:pPr>
      <w:r>
        <w:rPr>
          <w:rFonts w:ascii="Arial" w:cs="Arial" w:eastAsia="Arial" w:hAnsi="Arial"/>
          <w:b/>
          <w:bCs/>
          <w:sz w:val="26"/>
          <w:szCs w:val="26"/>
        </w:rPr>
        <w:t xml:space="preserve">Digital Governance and Public Service Delivery in Philippine LGUs</w:t>
      </w:r>
    </w:p>
    <w:p>
      <w:pPr>
        <w:spacing w:after="120" w:line="360"/>
        <w:ind w:firstLine="720"/>
        <w:jc w:val="both"/>
      </w:pPr>
      <w:r>
        <w:rPr>
          <w:rFonts w:ascii="Arial" w:cs="Arial" w:eastAsia="Arial" w:hAnsi="Arial"/>
          <w:sz w:val="24"/>
          <w:szCs w:val="24"/>
        </w:rPr>
        <w:t xml:space="preserve">Digital transformation has become one of the primary priorities of governments worldwide due to increasing demands for transparency, efficiency, accessibility, and citizen-centered governance. According to the Department of Information and Communications Technology (DICT, 2025), digital government initiatives aim to improve service accessibility while reducing bureaucratic inefficiencies through intelligent automation and integrated public information systems.</w:t>
      </w:r>
    </w:p>
    <w:p>
      <w:pPr>
        <w:spacing w:after="120" w:line="360"/>
        <w:ind w:firstLine="720"/>
        <w:jc w:val="both"/>
      </w:pPr>
      <w:r>
        <w:rPr>
          <w:rFonts w:ascii="Arial" w:cs="Arial" w:eastAsia="Arial" w:hAnsi="Arial"/>
          <w:sz w:val="24"/>
          <w:szCs w:val="24"/>
        </w:rPr>
        <w:t xml:space="preserve">In the Philippines, Local Government Units (LGUs) play a critical role in frontline public service delivery. Under the Local Government Code of 1991, LGUs are mandated to provide administrative, health, social welfare, and regulatory services to citizens. However, several studies indicate that many LGUs continue to experience operational inefficiencies caused by fragmented systems, inconsistent digital implementation, and limited interoperability among government platforms (Conchas &amp; Salapa, 2025; PIDS, 2025).</w:t>
      </w:r>
    </w:p>
    <w:p>
      <w:pPr>
        <w:spacing w:after="120" w:line="360"/>
        <w:ind w:firstLine="720"/>
        <w:jc w:val="both"/>
      </w:pPr>
      <w:r>
        <w:rPr>
          <w:rFonts w:ascii="Arial" w:cs="Arial" w:eastAsia="Arial" w:hAnsi="Arial"/>
          <w:sz w:val="24"/>
          <w:szCs w:val="24"/>
        </w:rPr>
        <w:t xml:space="preserve">The implementation of the eLGU System and DMS4LGUs initiated by the Department of the Interior and Local Government (DILG) represents major efforts toward digital transformation in local governance. The DILG (2025) reported that digital document management and online citizen service platforms improved processing efficiency and reduced physical transaction times. However, adoption remains inconsistent across municipalities because of infrastructure limitations, insufficient ICT personnel, and organizational resistance to technological change. Studies by Yumen (2025) and the Asian Development Bank (2025) emphasized that rural and semi-urban municipalities continue to experience digital inequality, inadequate internet connectivity, and low digital literacy among citizens and employees. These barriers negatively affect citizen participation and the overall effectiveness of e-governance initiatives. The Philippine Institute for Development Studies (PIDS, 2025) further explained that many LGUs still operate fragmented systems that primarily focus on transaction processing instead of intelligent citizen assistance and integrated service delivery. Existing systems often lack real-time guidance mechanisms capable of helping citizens understand procedural requirements, office locations, and administrative workflows.</w:t>
      </w:r>
    </w:p>
    <w:p>
      <w:pPr>
        <w:spacing w:after="120" w:line="360"/>
        <w:ind w:firstLine="720"/>
        <w:jc w:val="both"/>
      </w:pPr>
      <w:r>
        <w:rPr>
          <w:rFonts w:ascii="Arial" w:cs="Arial" w:eastAsia="Arial" w:hAnsi="Arial"/>
          <w:sz w:val="24"/>
          <w:szCs w:val="24"/>
        </w:rPr>
        <w:t xml:space="preserve">Research conducted by Aguilar (2025) in Calamba City highlighted that transparency and accountability initiatives improved public trust but did not fully address citizen difficulties related to navigating municipal procedures and locating offices inside government buildings. Similarly, Open Government Partnership Philippines (2025) emphasized that citizen-centered governance requires systems capable of improving accessibility, information clarity, and service responsiveness.</w:t>
      </w:r>
    </w:p>
    <w:p>
      <w:pPr>
        <w:spacing w:after="120" w:line="360"/>
        <w:ind w:firstLine="720"/>
        <w:jc w:val="both"/>
      </w:pPr>
      <w:r>
        <w:rPr>
          <w:rFonts w:ascii="Arial" w:cs="Arial" w:eastAsia="Arial" w:hAnsi="Arial"/>
          <w:sz w:val="24"/>
          <w:szCs w:val="24"/>
        </w:rPr>
        <w:t xml:space="preserve">Despite advancements in digital governance, several studies noted that most LGU systems remain transactional rather than intelligent. Existing digital government platforms focus mainly on online applications, permit processing, and document management without integrating conversational AI, navigation systems, and analytics into a unified governance framework (Conchas &amp; Salapa, 2025; DILG, 2025).</w:t>
      </w:r>
    </w:p>
    <w:p>
      <w:pPr>
        <w:spacing w:after="120" w:line="360"/>
        <w:ind w:firstLine="720"/>
        <w:jc w:val="both"/>
      </w:pPr>
      <w:r>
        <w:rPr>
          <w:rFonts w:ascii="Arial" w:cs="Arial" w:eastAsia="Arial" w:hAnsi="Arial"/>
          <w:sz w:val="24"/>
          <w:szCs w:val="24"/>
        </w:rPr>
        <w:t xml:space="preserve">The literature reveals that while Philippine LGUs have adopted digital government platforms, existing systems remain fragmented, transactional, and insufficiently citizen-centered. There is limited integration of conversational AI, indoor wayfinding, and administrative analytics within a unified municipal service platform specifically designed for Philippine LGUs.</w:t>
      </w:r>
    </w:p>
    <w:p>
      <w:pPr>
        <w:pStyle w:val="Heading2"/>
        <w:spacing w:after="180" w:before="320"/>
      </w:pPr>
      <w:r>
        <w:rPr>
          <w:rFonts w:ascii="Arial" w:cs="Arial" w:eastAsia="Arial" w:hAnsi="Arial"/>
          <w:b/>
          <w:bCs/>
          <w:sz w:val="26"/>
          <w:szCs w:val="26"/>
        </w:rPr>
        <w:t xml:space="preserve">Artificial Intelligence Adoption in Local Government Units (LGUs)</w:t>
      </w:r>
    </w:p>
    <w:p>
      <w:pPr>
        <w:spacing w:after="120" w:line="360"/>
        <w:ind w:firstLine="720"/>
        <w:jc w:val="both"/>
      </w:pPr>
      <w:r>
        <w:rPr>
          <w:rFonts w:ascii="Arial" w:cs="Arial" w:eastAsia="Arial" w:hAnsi="Arial"/>
          <w:sz w:val="24"/>
          <w:szCs w:val="24"/>
        </w:rPr>
        <w:t xml:space="preserve">Artificial Intelligence (AI) is increasingly becoming a transformative technology in public administration because of its capability to automate repetitive processes, improve citizen engagement, and support evidence-based governance. Governments worldwide have integrated AI systems into frontline public services to improve operational efficiency and accessibility. According to the Organisation for Economic Co-operation and Development (OECD, 2025), AI adoption in public administration improves responsiveness, reduces processing delays, and enables governments to deliver more personalized citizen services.</w:t>
      </w:r>
    </w:p>
    <w:p>
      <w:pPr>
        <w:spacing w:after="120" w:line="360"/>
        <w:ind w:firstLine="720"/>
        <w:jc w:val="both"/>
      </w:pPr>
      <w:r>
        <w:rPr>
          <w:rFonts w:ascii="Arial" w:cs="Arial" w:eastAsia="Arial" w:hAnsi="Arial"/>
          <w:sz w:val="24"/>
          <w:szCs w:val="24"/>
        </w:rPr>
        <w:t xml:space="preserve">In the Philippine setting, Local Government Units (LGUs) are gradually adopting AI- enabled systems as part of broader digital transformation initiatives under the Department of Information and Communications Technology (DICT) and Department of the Interior and Local Government (DILG). The eLGU initiative and Digital Cities Program encourage municipalities and cities to modernize citizen service systems through digital platforms and intelligent technologies (DICT, 2025).</w:t>
      </w:r>
    </w:p>
    <w:p>
      <w:pPr>
        <w:spacing w:after="120" w:line="360"/>
        <w:ind w:firstLine="720"/>
        <w:jc w:val="both"/>
      </w:pPr>
      <w:r>
        <w:rPr>
          <w:rFonts w:ascii="Arial" w:cs="Arial" w:eastAsia="Arial" w:hAnsi="Arial"/>
          <w:sz w:val="24"/>
          <w:szCs w:val="24"/>
        </w:rPr>
        <w:t xml:space="preserve">However, several studies indicate that AI adoption among Philippine LGUs remains uneven and fragmented. Conchas and Salapa (2025) found that many municipalities still rely heavily on manual service processes because of limited infrastructure, insufficient ICT personnel, inadequate digital readiness, and budgetary constraints. Similarly, Yumen (2025) reported that rural municipalities face major barriers involving internet connectivity, digital literacy, and organizational resistance to technological innovation.</w:t>
      </w:r>
    </w:p>
    <w:p>
      <w:pPr>
        <w:spacing w:after="120" w:line="360"/>
        <w:ind w:firstLine="720"/>
        <w:jc w:val="both"/>
      </w:pPr>
      <w:r>
        <w:rPr>
          <w:rFonts w:ascii="Arial" w:cs="Arial" w:eastAsia="Arial" w:hAnsi="Arial"/>
          <w:sz w:val="24"/>
          <w:szCs w:val="24"/>
        </w:rPr>
        <w:t xml:space="preserve">Research conducted by the Philippine Institute for Development Studies (PIDS, 2025) emphasized that most LGU digital systems remain transactional rather than intelligent. Existing systems primarily focus on permit processing, online applications, and digital documentation without integrating adaptive AI technologies capable of contextual reasoning and citizen-centered assistance.</w:t>
      </w:r>
    </w:p>
    <w:p>
      <w:pPr>
        <w:spacing w:after="120" w:line="360"/>
        <w:ind w:firstLine="720"/>
        <w:jc w:val="both"/>
      </w:pPr>
      <w:r>
        <w:rPr>
          <w:rFonts w:ascii="Arial" w:cs="Arial" w:eastAsia="Arial" w:hAnsi="Arial"/>
          <w:sz w:val="24"/>
          <w:szCs w:val="24"/>
        </w:rPr>
        <w:t xml:space="preserve">Internationally, governments implementing AI-driven governance systems demonstrated improvements in operational efficiency and citizen satisfaction. Singapore's "Ask Jamie" AI assistant handled millions of government inquiries across multiple agencies and significantly reduced workload among frontline personnel (World Economic Forum, 2026). Estonia's "Bürokratt" platform similarly enabled interoperable AI-driven public transactions using autonomous AI agents.</w:t>
      </w:r>
    </w:p>
    <w:p>
      <w:pPr>
        <w:spacing w:after="120" w:line="360"/>
        <w:ind w:firstLine="720"/>
        <w:jc w:val="both"/>
      </w:pPr>
      <w:r>
        <w:rPr>
          <w:rFonts w:ascii="Arial" w:cs="Arial" w:eastAsia="Arial" w:hAnsi="Arial"/>
          <w:sz w:val="24"/>
          <w:szCs w:val="24"/>
        </w:rPr>
        <w:t xml:space="preserve">Despite these advancements, studies reveal that public-sector AI systems continue to face challenges involving trust, transparency, ethics, explainability, and algorithmic bias (Magakwe, 2025; Deloitte, 2025). Governments adopting AI technologies must establish governance frameworks that ensure accountability, transparency, and responsible AI deployment. The reviewed literature indicates that although AI adoption in governance is increasing globally, Philippine LGUs continue to experience fragmented implementation and limited integration of intelligent technologies into citizen-facing services. Existing systems primarily support administrative digitization rather than adaptive conversational guidance, navigation assistance, and analytics-driven governance. Few studies investigate unified AI-driven governance frameworks specifically designed for municipal government environments in the Philippines.</w:t>
      </w:r>
    </w:p>
    <w:p>
      <w:pPr>
        <w:pStyle w:val="Heading2"/>
        <w:spacing w:after="180" w:before="320"/>
      </w:pPr>
      <w:r>
        <w:rPr>
          <w:rFonts w:ascii="Arial" w:cs="Arial" w:eastAsia="Arial" w:hAnsi="Arial"/>
          <w:b/>
          <w:bCs/>
          <w:sz w:val="26"/>
          <w:szCs w:val="26"/>
        </w:rPr>
        <w:t xml:space="preserve">Conversational Artificial Intelligence in Government Services</w:t>
      </w:r>
    </w:p>
    <w:p>
      <w:pPr>
        <w:spacing w:after="120" w:line="360"/>
        <w:ind w:firstLine="720"/>
        <w:jc w:val="both"/>
      </w:pPr>
      <w:r>
        <w:rPr>
          <w:rFonts w:ascii="Arial" w:cs="Arial" w:eastAsia="Arial" w:hAnsi="Arial"/>
          <w:sz w:val="24"/>
          <w:szCs w:val="24"/>
        </w:rPr>
        <w:t xml:space="preserve">Conversational artificial intelligence has become increasingly important in digital governance due to its ability to provide automated and context-aware assistance to citizens. AI- powered chatbots and virtual assistants are widely used in customer service, healthcare, education, and public administration to improve service accessibility and response efficiency. According to Deloitte (2025), conversational AI systems significantly reduce administrative workloads by automating repetitive inquiries and providing real-time assistance. Governments worldwide have adopted AI assistants to improve public communication and service accessibility.</w:t>
      </w:r>
    </w:p>
    <w:p>
      <w:pPr>
        <w:spacing w:after="120" w:line="360"/>
        <w:ind w:firstLine="720"/>
        <w:jc w:val="both"/>
      </w:pPr>
      <w:r>
        <w:rPr>
          <w:rFonts w:ascii="Arial" w:cs="Arial" w:eastAsia="Arial" w:hAnsi="Arial"/>
          <w:sz w:val="24"/>
          <w:szCs w:val="24"/>
        </w:rPr>
        <w:t xml:space="preserve">Singapore's "Ask Jamie" virtual assistant handled millions of citizen inquiries across multiple government agencies and significantly reduced call center workloads (World Economic Forum, 2026). Estonia's "Bürokratt" AI framework similarly demonstrated the effectiveness of interoperable conversational AI agents in public administration.</w:t>
      </w:r>
    </w:p>
    <w:p>
      <w:pPr>
        <w:spacing w:after="120" w:line="360"/>
        <w:ind w:firstLine="720"/>
        <w:jc w:val="both"/>
      </w:pPr>
      <w:r>
        <w:rPr>
          <w:rFonts w:ascii="Arial" w:cs="Arial" w:eastAsia="Arial" w:hAnsi="Arial"/>
          <w:sz w:val="24"/>
          <w:szCs w:val="24"/>
        </w:rPr>
        <w:t xml:space="preserve">In the Philippine context, AI adoption in governance remains emerging. Studies conducted by PIA (2026) and DICT (2025) indicate that many LGUs still rely heavily on manual frontline assistance and static information dissemination methods. Traditional government chatbots commonly use rule-based architectures with predefined responses, limiting contextual understanding and adaptive reasoning capabilities.</w:t>
      </w:r>
    </w:p>
    <w:p>
      <w:pPr>
        <w:spacing w:after="120" w:line="360"/>
        <w:ind w:firstLine="720"/>
        <w:jc w:val="both"/>
      </w:pPr>
      <w:r>
        <w:rPr>
          <w:rFonts w:ascii="Arial" w:cs="Arial" w:eastAsia="Arial" w:hAnsi="Arial"/>
          <w:sz w:val="24"/>
          <w:szCs w:val="24"/>
        </w:rPr>
        <w:t xml:space="preserve">Research by Li et al. (2025) showed that AI systems integrated with Retrieval-Augmented Generation significantly improve factual accuracy and contextual relevance because responses are grounded on authoritative documents rather than relying solely on static language models. However, conversational AI implementation in government environments faces challenges involving trust, explainability, ethics, and hallucination risks. Magakwe (2025) emphasized that public-sector AI systems require transparency, auditability, and human oversight to maintain public trust and governance accountability.</w:t>
      </w:r>
    </w:p>
    <w:p>
      <w:pPr>
        <w:spacing w:after="120" w:line="360"/>
        <w:ind w:firstLine="720"/>
        <w:jc w:val="both"/>
      </w:pPr>
      <w:r>
        <w:rPr>
          <w:rFonts w:ascii="Arial" w:cs="Arial" w:eastAsia="Arial" w:hAnsi="Arial"/>
          <w:sz w:val="24"/>
          <w:szCs w:val="24"/>
        </w:rPr>
        <w:t xml:space="preserve">Several studies also identified organizational barriers to AI adoption, including limited technical expertise, resistance to technological change, inadequate infrastructure, and policy uncertainty (Forbes, 2026; Deloitte, 2025).</w:t>
      </w:r>
    </w:p>
    <w:p>
      <w:pPr>
        <w:spacing w:after="120" w:line="360"/>
        <w:ind w:firstLine="720"/>
        <w:jc w:val="both"/>
      </w:pPr>
      <w:r>
        <w:rPr>
          <w:rFonts w:ascii="Arial" w:cs="Arial" w:eastAsia="Arial" w:hAnsi="Arial"/>
          <w:sz w:val="24"/>
          <w:szCs w:val="24"/>
        </w:rPr>
        <w:t xml:space="preserve">Existing government conversational AI systems remain limited in contextual reasoning, procedural understanding, and integration with municipal operational systems. Few studies examine conversational AI systems integrated with navigation support and analytics-driven governance in Philippine municipal environments.</w:t>
      </w:r>
    </w:p>
    <w:p>
      <w:pPr>
        <w:pStyle w:val="Heading2"/>
        <w:spacing w:after="180" w:before="320"/>
      </w:pPr>
      <w:ins w:author="Jester C. Penaranda" w:date="2026-06-01T00:00:00Z">
        <w:r>
          <w:rPr>
            <w:rFonts w:ascii="Arial" w:cs="Arial" w:eastAsia="Arial" w:hAnsi="Arial"/>
            <w:b/>
            <w:bCs/>
            <w:sz w:val="26"/>
            <w:szCs w:val="26"/>
          </w:rPr>
          <w:t xml:space="preserve">Code-Switching and Multilingual NLP for Filipino Public-Service Applications</w:t>
        </w:r>
      </w:ins>
    </w:p>
    <w:p>
      <w:pPr>
        <w:spacing w:after="120" w:line="360"/>
        <w:ind w:firstLine="720"/>
        <w:jc w:val="both"/>
      </w:pPr>
      <w:ins w:author="Jester C. Penaranda" w:date="2026-06-01T00:00:00Z">
        <w:r>
          <w:rPr>
            <w:rFonts w:ascii="Arial" w:cs="Arial" w:eastAsia="Arial" w:hAnsi="Arial"/>
            <w:sz w:val="24"/>
            <w:szCs w:val="24"/>
          </w:rPr>
          <w:t xml:space="preserve">Code-switching, or the alternation between two or more languages within a single utterance, is a pervasive feature of Filipino online and offline discourse, especially in the form of Taglish, a Tagalog-English code-mixed register. Modern multilingual language models must therefore accommodate not only translation between fixed-language pairs but also the intra-sentence code-switching that characterizes Filipino citizen interactions with public services.</w:t>
        </w:r>
      </w:ins>
    </w:p>
    <w:p>
      <w:pPr>
        <w:spacing w:after="120" w:line="360"/>
        <w:ind w:firstLine="720"/>
        <w:jc w:val="both"/>
      </w:pPr>
      <w:ins w:author="Jester C. Penaranda" w:date="2026-06-01T00:00:00Z">
        <w:r>
          <w:rPr>
            <w:rFonts w:ascii="Arial" w:cs="Arial" w:eastAsia="Arial" w:hAnsi="Arial"/>
            <w:sz w:val="24"/>
            <w:szCs w:val="24"/>
          </w:rPr>
          <w:t xml:space="preserve">Dedema et al. (2026) examined how multilingual users engage in code-switching during human and large-language-model interaction and identified consistent patterns in how users alternate between languages depending on emotional intensity, register, and task type. Gonzales (2026) developed a computational approach for predicting language choice in a digital medium and demonstrated that code-switching behavior is highly predictable when contextual features such as topic, interlocutor, and platform are incorporated. These findings have direct implications for the design of public-service chatbots, which must dynamically adapt response language to user input.</w:t>
        </w:r>
      </w:ins>
    </w:p>
    <w:p>
      <w:pPr>
        <w:spacing w:after="120" w:line="360"/>
        <w:ind w:firstLine="720"/>
        <w:jc w:val="both"/>
      </w:pPr>
      <w:ins w:author="Jester C. Penaranda" w:date="2026-06-01T00:00:00Z">
        <w:r>
          <w:rPr>
            <w:rFonts w:ascii="Arial" w:cs="Arial" w:eastAsia="Arial" w:hAnsi="Arial"/>
            <w:sz w:val="24"/>
            <w:szCs w:val="24"/>
          </w:rPr>
          <w:t xml:space="preserve">Sairanbekova et al. (2026) compared multilingual and large language models in political discourse analysis and reported that domain-specific multilingual models outperform general-purpose models in administrative content, while de Goma et al. (2026), a Filipino-authored study, applied deep sentiment analysis to online learning tweets using convolutional and long short-term memory architectures. Yadav et al. (2026) further demonstrated that multimodal transformer fusion enhances cross-lingual sentiment analysis, an approach generalizable to multilingual administrative dialogue systems.</w:t>
        </w:r>
      </w:ins>
    </w:p>
    <w:p>
      <w:pPr>
        <w:spacing w:after="120" w:line="360"/>
        <w:ind w:firstLine="720"/>
        <w:jc w:val="both"/>
      </w:pPr>
      <w:ins w:author="Jester C. Penaranda" w:date="2026-06-01T00:00:00Z">
        <w:r>
          <w:rPr>
            <w:rFonts w:ascii="Arial" w:cs="Arial" w:eastAsia="Arial" w:hAnsi="Arial"/>
            <w:sz w:val="24"/>
            <w:szCs w:val="24"/>
          </w:rPr>
          <w:t xml:space="preserve">Despite ongoing international research on multilingual natural language processing, very few studies investigate code-switched conversational artificial intelligence for Filipino public-service applications. Existing Philippine local government chatbots rely predominantly on monolingual English models or static rule-based scripts, which struggle to interpret Taglish queries. The Geo-Agentic RAG framework integrates language-aware query rewriting and Taglish-aware response generation as core architectural features to address this gap.</w:t>
        </w:r>
      </w:ins>
    </w:p>
    <w:p>
      <w:pPr>
        <w:pStyle w:val="Heading2"/>
        <w:spacing w:after="180" w:before="320"/>
      </w:pPr>
      <w:r>
        <w:rPr>
          <w:rFonts w:ascii="Arial" w:cs="Arial" w:eastAsia="Arial" w:hAnsi="Arial"/>
          <w:b/>
          <w:bCs/>
          <w:sz w:val="26"/>
          <w:szCs w:val="26"/>
        </w:rPr>
        <w:t xml:space="preserve">Retrieval-Augmented Generation (RAG) and Service Delivery Improvement</w:t>
      </w:r>
    </w:p>
    <w:p>
      <w:pPr>
        <w:spacing w:after="120" w:line="360"/>
        <w:ind w:firstLine="720"/>
        <w:jc w:val="both"/>
      </w:pPr>
      <w:r>
        <w:rPr>
          <w:rFonts w:ascii="Arial" w:cs="Arial" w:eastAsia="Arial" w:hAnsi="Arial"/>
          <w:sz w:val="24"/>
          <w:szCs w:val="24"/>
        </w:rPr>
        <w:t xml:space="preserve">Retrieval-Augmented Generation (RAG) has emerged as one of the most significant developments in modern conversational AI because it combines large language models with real- time retrieval from authoritative knowledge bases. Unlike traditional language models that rely only on pretrained knowledge, RAG architectures dynamically retrieve relevant information before generating responses, thereby improving factual accuracy and contextual grounding (Li et al., 2025).</w:t>
      </w:r>
    </w:p>
    <w:p>
      <w:pPr>
        <w:spacing w:after="120" w:line="360"/>
        <w:ind w:firstLine="720"/>
        <w:jc w:val="both"/>
      </w:pPr>
      <w:r>
        <w:rPr>
          <w:rFonts w:ascii="Arial" w:cs="Arial" w:eastAsia="Arial" w:hAnsi="Arial"/>
          <w:sz w:val="24"/>
          <w:szCs w:val="24"/>
        </w:rPr>
        <w:t xml:space="preserve">In government service environments, RAG significantly improves citizen guidance and service accessibility. According to Techment (2026), RAG systems reduce misinformation and improve response reliability by grounding outputs on official procedural documents and updated databases. Government agencies increasingly utilize RAG-based systems for administrative document retrieval, citizen inquiry handling, and procedural assistance. Kawashima et al. (2024) demonstrated that RAG implementation in Japanese administrative services achieved a 93.3% response accuracy rate and significantly reduced processing time for information-intensive tasks. Their findings showed that RAG systems improve operational efficiency while reducing dependency on manual inquiry handling. Similarly, Feith (2024) emphasized that RAG systems transform static government records into intelligent and context-aware citizen assistance tools. Instead of requiring citizens to manually search through procedural documents, RAG systems retrieve relevant sections automatically and generate understandable explanations.</w:t>
      </w:r>
    </w:p>
    <w:p>
      <w:pPr>
        <w:spacing w:after="120" w:line="360"/>
        <w:ind w:firstLine="720"/>
        <w:jc w:val="both"/>
      </w:pPr>
      <w:r>
        <w:rPr>
          <w:rFonts w:ascii="Arial" w:cs="Arial" w:eastAsia="Arial" w:hAnsi="Arial"/>
          <w:sz w:val="24"/>
          <w:szCs w:val="24"/>
        </w:rPr>
        <w:t xml:space="preserve">In municipal governance environments, service delivery often suffers from fragmented information dissemination, inconsistent procedural explanations, and heavy reliance on frontline personnel. RAG architectures address these limitations by providing: context-aware procedural explanations, grounded responses from official documents, multilingual assistance, real-time retrieval of updated policies, and and adaptive conversational interaction. The integration of RAG into LGU systems also improves accessibility for citizens unfamiliar with administrative procedures or government office structures. By retrieving information directly from Citizen's Charters and municipal policies, RAG systems reduce confusion and improve service navigation efficiency.</w:t>
      </w:r>
    </w:p>
    <w:p>
      <w:pPr>
        <w:spacing w:after="120" w:line="360"/>
        <w:ind w:firstLine="720"/>
        <w:jc w:val="both"/>
      </w:pPr>
      <w:r>
        <w:rPr>
          <w:rFonts w:ascii="Arial" w:cs="Arial" w:eastAsia="Arial" w:hAnsi="Arial"/>
          <w:sz w:val="24"/>
          <w:szCs w:val="24"/>
        </w:rPr>
        <w:t xml:space="preserve">Although RAG architectures have demonstrated effectiveness in enterprise and administrative environments, limited studies examine their implementation within Philippine LGUs. Existing municipal systems primarily focus on static digitalization and document storage rather than intelligent procedural assistance powered by retrieval-based AI systems.</w:t>
      </w:r>
    </w:p>
    <w:p>
      <w:pPr>
        <w:pStyle w:val="Heading2"/>
        <w:spacing w:after="180" w:before="320"/>
      </w:pPr>
      <w:ins w:author="Jester C. Penaranda" w:date="2026-06-01T00:00:00Z">
        <w:r>
          <w:rPr>
            <w:rFonts w:ascii="Arial" w:cs="Arial" w:eastAsia="Arial" w:hAnsi="Arial"/>
            <w:b/>
            <w:bCs/>
            <w:sz w:val="26"/>
            <w:szCs w:val="26"/>
          </w:rPr>
          <w:t xml:space="preserve">Vector Embeddings and Semantic Search in Multilingual Retrieval Systems</w:t>
        </w:r>
      </w:ins>
    </w:p>
    <w:p>
      <w:pPr>
        <w:spacing w:after="120" w:line="360"/>
        <w:ind w:firstLine="720"/>
        <w:jc w:val="both"/>
      </w:pPr>
      <w:ins w:author="Jester C. Penaranda" w:date="2026-06-01T00:00:00Z">
        <w:r>
          <w:rPr>
            <w:rFonts w:ascii="Arial" w:cs="Arial" w:eastAsia="Arial" w:hAnsi="Arial"/>
            <w:sz w:val="24"/>
            <w:szCs w:val="24"/>
          </w:rPr>
          <w:t xml:space="preserve">Recent advances in deep learning have established sentence embeddings as the foundation of modern semantic search systems used in retrieval-augmented architectures. Unlike traditional bag-of-words representations, dense vector embeddings encode semantic similarity in a continuous space, allowing retrieval systems to match queries with documents even when the surface vocabulary differs (Reimers &amp; Gurevych, 2019; Karpukhin et al., 2020). The multilingual variant of the E5 model family, known as multilingual-e5-large, has emerged as a widely adopted backbone in production retrieval-augmented systems because it supports more than ninety languages while maintaining competitive retrieval performance against monolingual baselines (Wang et al., 2024).</w:t>
        </w:r>
      </w:ins>
    </w:p>
    <w:p>
      <w:pPr>
        <w:spacing w:after="120" w:line="360"/>
        <w:ind w:firstLine="720"/>
        <w:jc w:val="both"/>
      </w:pPr>
      <w:ins w:author="Jester C. Penaranda" w:date="2026-06-01T00:00:00Z">
        <w:r>
          <w:rPr>
            <w:rFonts w:ascii="Arial" w:cs="Arial" w:eastAsia="Arial" w:hAnsi="Arial"/>
            <w:sz w:val="24"/>
            <w:szCs w:val="24"/>
          </w:rPr>
          <w:t xml:space="preserve">Recent Scopus-indexed studies validate the effectiveness of multilingual sentence encoders in domain-specific governance and knowledge retrieval contexts. Huynh et al. (2026) successfully used multilingual-E5 embeddings to detect AI-generated Vietnamese news articles, demonstrating the model's capacity for cross-lingual textual analysis at fine granularity. Kondo et al. (2025) further showed that domain knowledge distillation improves multilingual sentence encoders for cross-lingual similarity estimation, which is critical for retrieval systems that must serve linguistically heterogeneous user populations. Guillen-Ramirez et al. (2026) extended this line of work by demonstrating that large-language-model-augmented semantic embeddings enable cross-lingual mapping of medical procedure terminology, which is a transferable insight for cross-lingual mapping of municipal service terminology in the Philippine context.</w:t>
        </w:r>
      </w:ins>
    </w:p>
    <w:p>
      <w:pPr>
        <w:spacing w:after="120" w:line="360"/>
        <w:ind w:firstLine="720"/>
        <w:jc w:val="both"/>
      </w:pPr>
      <w:ins w:author="Jester C. Penaranda" w:date="2026-06-01T00:00:00Z">
        <w:r>
          <w:rPr>
            <w:rFonts w:ascii="Arial" w:cs="Arial" w:eastAsia="Arial" w:hAnsi="Arial"/>
            <w:sz w:val="24"/>
            <w:szCs w:val="24"/>
          </w:rPr>
          <w:t xml:space="preserve">In multilingual governance environments, embedding models must accommodate code-switched and dialect-heavy queries that are characteristic of citizen interactions in Southeast Asia. Desalegn et al. (2026) reported substantial improvements in Amharic legal question answering by combining locally-sourced data with retrieval-augmented generation, while Absalamova et al. (2026) developed a semantic search-based chatbot for Uzbek legal queries using big-data resources. These studies underscore the universal applicability of multilingual embeddings to low- and mid-resource language settings such as Tagalog and Taglish, but also reveal a persistent gap in Filipino-language governance applications.</w:t>
        </w:r>
      </w:ins>
    </w:p>
    <w:p>
      <w:pPr>
        <w:spacing w:after="120" w:line="360"/>
        <w:ind w:firstLine="720"/>
        <w:jc w:val="both"/>
      </w:pPr>
      <w:ins w:author="Jester C. Penaranda" w:date="2026-06-01T00:00:00Z">
        <w:r>
          <w:rPr>
            <w:rFonts w:ascii="Arial" w:cs="Arial" w:eastAsia="Arial" w:hAnsi="Arial"/>
            <w:sz w:val="24"/>
            <w:szCs w:val="24"/>
          </w:rPr>
          <w:t xml:space="preserve">Although multilingual sentence embeddings have demonstrated strong performance in international research, limited studies investigate their application to Philippine municipal service systems where Taglish, regional dialects, and code-switched queries are prevalent. The proposed Geo-Agentic RAG framework addresses this gap by adopting multilingual-e5-large as its first-stage encoder while integrating language-aware response generation that adapts to the citizen's input language.</w:t>
        </w:r>
      </w:ins>
    </w:p>
    <w:p>
      <w:pPr>
        <w:pStyle w:val="Heading2"/>
        <w:spacing w:after="180" w:before="320"/>
      </w:pPr>
      <w:ins w:author="Jester C. Penaranda" w:date="2026-06-01T00:00:00Z">
        <w:r>
          <w:rPr>
            <w:rFonts w:ascii="Arial" w:cs="Arial" w:eastAsia="Arial" w:hAnsi="Arial"/>
            <w:b/>
            <w:bCs/>
            <w:sz w:val="26"/>
            <w:szCs w:val="26"/>
          </w:rPr>
          <w:t xml:space="preserve">FAISS and Approximate Nearest Neighbor Search for High-Performance Retrieval</w:t>
        </w:r>
      </w:ins>
    </w:p>
    <w:p>
      <w:pPr>
        <w:spacing w:after="120" w:line="360"/>
        <w:ind w:firstLine="720"/>
        <w:jc w:val="both"/>
      </w:pPr>
      <w:ins w:author="Jester C. Penaranda" w:date="2026-06-01T00:00:00Z">
        <w:r>
          <w:rPr>
            <w:rFonts w:ascii="Arial" w:cs="Arial" w:eastAsia="Arial" w:hAnsi="Arial"/>
            <w:sz w:val="24"/>
            <w:szCs w:val="24"/>
          </w:rPr>
          <w:t xml:space="preserve">The scalability of dense retrieval systems depends on efficient vector indexing structures capable of computing nearest-neighbor similarity across large embedding collections. Facebook AI Similarity Search (FAISS), formally introduced by Johnson, Douze, and Jegou (2021), remains the most widely adopted vector indexing library in research and production RAG systems due to its support for both exact and approximate nearest neighbor (ANN) search at billion-vector scale. The newer technical report by Douze et al. (2026) extended FAISS with broader support for inverted file indexes, product quantization, and GPU-accelerated similarity computations, further consolidating its role in modern retrieval pipelines.</w:t>
        </w:r>
      </w:ins>
    </w:p>
    <w:p>
      <w:pPr>
        <w:spacing w:after="120" w:line="360"/>
        <w:ind w:firstLine="720"/>
        <w:jc w:val="both"/>
      </w:pPr>
      <w:ins w:author="Jester C. Penaranda" w:date="2026-06-01T00:00:00Z">
        <w:r>
          <w:rPr>
            <w:rFonts w:ascii="Arial" w:cs="Arial" w:eastAsia="Arial" w:hAnsi="Arial"/>
            <w:sz w:val="24"/>
            <w:szCs w:val="24"/>
          </w:rPr>
          <w:t xml:space="preserve">Approximate nearest neighbor algorithms have become essential for retrieval-augmented systems where retrieval latency directly affects user experience. Qin et al. (2026) demonstrated that scalable approximate nearest neighbor search can be ported to client-side devices through optimized data structures and compressed embeddings, while Xu et al. (2026) reported significant performance gains by accelerating graph-based ANN search at the storage layer using 3D NAND memory hardware. Turan et al. (2026) similarly quantified the performance trade-offs of ANN search on Milvus, identifying critical bottlenecks in index build time, recall, and memory footprint. These developments are particularly relevant to municipal RAG deployments that must balance retrieval accuracy against limited infrastructure resources.</w:t>
        </w:r>
      </w:ins>
    </w:p>
    <w:p>
      <w:pPr>
        <w:spacing w:after="120" w:line="360"/>
        <w:ind w:firstLine="720"/>
        <w:jc w:val="both"/>
      </w:pPr>
      <w:ins w:author="Jester C. Penaranda" w:date="2026-06-01T00:00:00Z">
        <w:r>
          <w:rPr>
            <w:rFonts w:ascii="Arial" w:cs="Arial" w:eastAsia="Arial" w:hAnsi="Arial"/>
            <w:sz w:val="24"/>
            <w:szCs w:val="24"/>
          </w:rPr>
          <w:t xml:space="preserve">Several recent studies illustrate FAISS-backed RAG implementations in domain-specific applications. Al-Hawari et al. (2026) integrated FAISS into a Scrum-guided intelligent payroll management system with a retrieval-augmented chatbot, while Hanmante et al. (2026) developed InsuranceRAG, a multi-module retrieval-augmented system for insurance assistance. Both demonstrate that FAISS-based indexing scales effectively to enterprise document corpora and supports real-time citizen-facing queries.</w:t>
        </w:r>
      </w:ins>
    </w:p>
    <w:p>
      <w:pPr>
        <w:spacing w:after="120" w:line="360"/>
        <w:ind w:firstLine="720"/>
        <w:jc w:val="both"/>
      </w:pPr>
      <w:ins w:author="Jester C. Penaranda" w:date="2026-06-01T00:00:00Z">
        <w:r>
          <w:rPr>
            <w:rFonts w:ascii="Arial" w:cs="Arial" w:eastAsia="Arial" w:hAnsi="Arial"/>
            <w:sz w:val="24"/>
            <w:szCs w:val="24"/>
          </w:rPr>
          <w:t xml:space="preserve">Despite the maturity of vector indexing technology, few studies have applied FAISS-based retrieval architectures to Philippine local government unit document corpora such as Citizen's Charters, ordinances, and municipal directives. The Geo-Agentic RAG framework adopts FAISS IndexFlatIP for its current corpus and is designed to scale to more memory-efficient indexes such as IVF and HNSW as the document base expands.</w:t>
        </w:r>
      </w:ins>
    </w:p>
    <w:p>
      <w:pPr>
        <w:pStyle w:val="Heading2"/>
        <w:spacing w:after="180" w:before="320"/>
      </w:pPr>
      <w:ins w:author="Jester C. Penaranda" w:date="2026-06-01T00:00:00Z">
        <w:r>
          <w:rPr>
            <w:rFonts w:ascii="Arial" w:cs="Arial" w:eastAsia="Arial" w:hAnsi="Arial"/>
            <w:b/>
            <w:bCs/>
            <w:sz w:val="26"/>
            <w:szCs w:val="26"/>
          </w:rPr>
          <w:t xml:space="preserve">Cross-Encoder Reranking and Two-Stage Retrieval Architectures</w:t>
        </w:r>
      </w:ins>
    </w:p>
    <w:p>
      <w:pPr>
        <w:spacing w:after="120" w:line="360"/>
        <w:ind w:firstLine="720"/>
        <w:jc w:val="both"/>
      </w:pPr>
      <w:ins w:author="Jester C. Penaranda" w:date="2026-06-01T00:00:00Z">
        <w:r>
          <w:rPr>
            <w:rFonts w:ascii="Arial" w:cs="Arial" w:eastAsia="Arial" w:hAnsi="Arial"/>
            <w:sz w:val="24"/>
            <w:szCs w:val="24"/>
          </w:rPr>
          <w:t xml:space="preserve">Modern retrieval-augmented systems increasingly adopt a two-stage retrieval architecture in which a fast bi-encoder produces a candidate set of documents that is subsequently rescored by a slower but more accurate cross-encoder. This design preserves retrieval throughput while improving top-K precision and groundedness. The bge-reranker family, developed by Xiao et al. (2024) and trained on millions of question-document pairs, has emerged as one of the most widely adopted open-weight cross-encoders for English and multilingual reranking.</w:t>
        </w:r>
      </w:ins>
    </w:p>
    <w:p>
      <w:pPr>
        <w:spacing w:after="120" w:line="360"/>
        <w:ind w:firstLine="720"/>
        <w:jc w:val="both"/>
      </w:pPr>
      <w:ins w:author="Jester C. Penaranda" w:date="2026-06-01T00:00:00Z">
        <w:r>
          <w:rPr>
            <w:rFonts w:ascii="Arial" w:cs="Arial" w:eastAsia="Arial" w:hAnsi="Arial"/>
            <w:sz w:val="24"/>
            <w:szCs w:val="24"/>
          </w:rPr>
          <w:t xml:space="preserve">Elkiran et al. (2026) conducted a comparative evaluation of retriever-reranker pairings in RAG systems and reported substantial quality improvements when bge-reranker-base was deployed as a second stage after a dense retriever. Tua et al. (2026) introduced a lightweight privacy-preserving reranker for enterprise document search, demonstrating that customizable hybrid retrieval can achieve competitive accuracy while protecting sensitive corporate data, a property directly relevant to government deployments. Gong et al. (2026) proposed reranker optimization via geodesic distances on k-nearest-neighbor manifolds, advancing the mathematical foundations of cross-encoder scoring under non-Euclidean similarity spaces.</w:t>
        </w:r>
      </w:ins>
    </w:p>
    <w:p>
      <w:pPr>
        <w:spacing w:after="120" w:line="360"/>
        <w:ind w:firstLine="720"/>
        <w:jc w:val="both"/>
      </w:pPr>
      <w:ins w:author="Jester C. Penaranda" w:date="2026-06-01T00:00:00Z">
        <w:r>
          <w:rPr>
            <w:rFonts w:ascii="Arial" w:cs="Arial" w:eastAsia="Arial" w:hAnsi="Arial"/>
            <w:sz w:val="24"/>
            <w:szCs w:val="24"/>
          </w:rPr>
          <w:t xml:space="preserve">The two-stage retrieval approach has been successfully applied across multilingual and domain-specific RAG implementations. Elmi et al. (2026) proposed H-ProtoRAG, a hierarchical prototype-based retrieval-augmented framework that integrates cross-encoder reranking for multilingual patent classification, while Waqas et al. (2026) developed cairnsearch, a privacy-first hybrid search and local RAG system that combines lexical retrieval and cross-encoder reranking for personal document collections. These studies confirm that the bi-encoder and cross-encoder paradigm has matured into a stable and replicable architecture suitable for low-resource government computing environments.</w:t>
        </w:r>
      </w:ins>
    </w:p>
    <w:p>
      <w:pPr>
        <w:spacing w:after="120" w:line="360"/>
        <w:ind w:firstLine="720"/>
        <w:jc w:val="both"/>
      </w:pPr>
      <w:ins w:author="Jester C. Penaranda" w:date="2026-06-01T00:00:00Z">
        <w:r>
          <w:rPr>
            <w:rFonts w:ascii="Arial" w:cs="Arial" w:eastAsia="Arial" w:hAnsi="Arial"/>
            <w:sz w:val="24"/>
            <w:szCs w:val="24"/>
          </w:rPr>
          <w:t xml:space="preserve">Existing literature on cross-encoder reranking remains concentrated in enterprise, biomedical, and legal applications. Few studies explicitly investigate cross-encoder reranking for Philippine government service retrieval, where Taglish queries, code-switched terminology, and the procedural specificity of Citizen's Charters introduce unique reranking challenges. The proposed framework integrates bge-reranker-base as the second retrieval stage to support fine-grained matching against municipal service descriptions.</w:t>
        </w:r>
      </w:ins>
    </w:p>
    <w:p>
      <w:pPr>
        <w:pStyle w:val="Heading2"/>
        <w:spacing w:after="180" w:before="320"/>
      </w:pPr>
      <w:r>
        <w:rPr>
          <w:rFonts w:ascii="Arial" w:cs="Arial" w:eastAsia="Arial" w:hAnsi="Arial"/>
          <w:b/>
          <w:bCs/>
          <w:sz w:val="26"/>
          <w:szCs w:val="26"/>
        </w:rPr>
        <w:t xml:space="preserve">Agentic Artificial Intelligence and Human-AI Collaboration</w:t>
      </w:r>
    </w:p>
    <w:p>
      <w:pPr>
        <w:spacing w:after="120" w:line="360"/>
        <w:ind w:firstLine="720"/>
        <w:jc w:val="both"/>
      </w:pPr>
      <w:r>
        <w:rPr>
          <w:rFonts w:ascii="Arial" w:cs="Arial" w:eastAsia="Arial" w:hAnsi="Arial"/>
          <w:sz w:val="24"/>
          <w:szCs w:val="24"/>
        </w:rPr>
        <w:t xml:space="preserve">Agentic AI refers to autonomous AI systems capable of reasoning, planning, tool utilization, and multi-step decision-making. Unlike traditional automation systems, agentic AI adapts dynamically to user interactions and operational environments. According to Agentic State (2025), agentic systems enable governments to shift from process-centered administration toward outcome-driven governance. These systems can autonomously retrieve information, coordinate workflows, and generate context-aware responses. Research by Li et al. (2025) demonstrated that Agentic RAG systems outperform conventional conversational AI architectures in complex information environments because they integrate retrieval, planning, reasoning, and contextual adaptation. The World Economic Forum (2026) highlighted that human-AI collaboration is becoming essential in public governance. Hybrid governance models combining AI efficiency with human oversight improve scalability while maintaining ethical accountability. Deloitte (2025) emphasized that effective AI integration requires organizational readiness, AI literacy, governance frameworks, and continuous workforce training. Governments adopting AI technologies must address explainability, transparency, and algorithmic bias to maintain public trust.</w:t>
      </w:r>
    </w:p>
    <w:p>
      <w:pPr>
        <w:spacing w:after="120" w:line="360"/>
        <w:ind w:firstLine="720"/>
        <w:jc w:val="both"/>
      </w:pPr>
      <w:r>
        <w:rPr>
          <w:rFonts w:ascii="Arial" w:cs="Arial" w:eastAsia="Arial" w:hAnsi="Arial"/>
          <w:sz w:val="24"/>
          <w:szCs w:val="24"/>
        </w:rPr>
        <w:t xml:space="preserve">The NIST AI Risk Management Framework and the EU AI Act established international standards for trustworthy AI systems emphasizing transparency, accountability, and risk mitigation (Complete AI Training, 2025).</w:t>
      </w:r>
    </w:p>
    <w:p>
      <w:pPr>
        <w:spacing w:after="120" w:line="360"/>
        <w:ind w:firstLine="720"/>
        <w:jc w:val="both"/>
      </w:pPr>
      <w:r>
        <w:rPr>
          <w:rFonts w:ascii="Arial" w:cs="Arial" w:eastAsia="Arial" w:hAnsi="Arial"/>
          <w:sz w:val="24"/>
          <w:szCs w:val="24"/>
        </w:rPr>
        <w:t xml:space="preserve">Despite these advancements, studies indicate that AI governance maturity remains limited in developing countries, including the Philippines. Regulatory frameworks, implementation standards, and technical expertise continue to evolve (PIA, 2026). Few studies investigate the implementation of Agentic AI architectures within Philippine municipal governance environments. Existing systems rarely integrate agentic reasoning with citizen guidance, indoor navigation, and administrative analytics.</w:t>
      </w:r>
    </w:p>
    <w:p>
      <w:pPr>
        <w:pStyle w:val="Heading2"/>
        <w:spacing w:after="180" w:before="320"/>
      </w:pPr>
      <w:r>
        <w:rPr>
          <w:rFonts w:ascii="Arial" w:cs="Arial" w:eastAsia="Arial" w:hAnsi="Arial"/>
          <w:b/>
          <w:bCs/>
          <w:sz w:val="26"/>
          <w:szCs w:val="26"/>
        </w:rPr>
        <w:t xml:space="preserve">Retrieval-Augmented Generation in Government Information Systems</w:t>
      </w:r>
    </w:p>
    <w:p>
      <w:pPr>
        <w:spacing w:after="120" w:line="360"/>
        <w:ind w:firstLine="720"/>
        <w:jc w:val="both"/>
      </w:pPr>
      <w:r>
        <w:rPr>
          <w:rFonts w:ascii="Arial" w:cs="Arial" w:eastAsia="Arial" w:hAnsi="Arial"/>
          <w:sz w:val="24"/>
          <w:szCs w:val="24"/>
        </w:rPr>
        <w:t xml:space="preserve">Retrieval-Augmented Generation (RAG) is an emerging AI architecture combining external document retrieval with large language models to generate contextually grounded responses. RAG systems improve factual accuracy, reduce hallucinations, and enhance explainability by grounding outputs on authoritative knowledge sources. According to Techment (2026), RAG systems address major limitations of conventional language models, including outdated knowledge, hallucination risks, and lack of traceability. Modern RAG architectures combine vector embeddings, semantic search, reranking mechanisms, and grounded response generation.</w:t>
      </w:r>
    </w:p>
    <w:p>
      <w:pPr>
        <w:spacing w:after="120" w:line="360"/>
        <w:ind w:firstLine="720"/>
        <w:jc w:val="both"/>
      </w:pPr>
      <w:r>
        <w:rPr>
          <w:rFonts w:ascii="Arial" w:cs="Arial" w:eastAsia="Arial" w:hAnsi="Arial"/>
          <w:sz w:val="24"/>
          <w:szCs w:val="24"/>
        </w:rPr>
        <w:t xml:space="preserve">Government agencies increasingly utilize RAG systems for document services, citizen assistance, and administrative knowledge management. Kawashima et al. (2024) reported that a Japanese government RAG implementation achieved high response accuracy while reducing administrative processing time.</w:t>
      </w:r>
    </w:p>
    <w:p>
      <w:pPr>
        <w:spacing w:after="120" w:line="360"/>
        <w:ind w:firstLine="720"/>
        <w:jc w:val="both"/>
      </w:pPr>
      <w:r>
        <w:rPr>
          <w:rFonts w:ascii="Arial" w:cs="Arial" w:eastAsia="Arial" w:hAnsi="Arial"/>
          <w:sz w:val="24"/>
          <w:szCs w:val="24"/>
        </w:rPr>
        <w:t xml:space="preserve">Recent studies identified several advanced RAG architectures including: Agentic RAG, Graph-Augmented RAG, Multimodal RAG, and Hybrid Retrieval Systems. These architectures improve multi-step reasoning, evidence tracing, and contextual adaptation (Li et al., 2025; Xu et al., 2025).</w:t>
      </w:r>
    </w:p>
    <w:p>
      <w:pPr>
        <w:spacing w:after="120" w:line="360"/>
        <w:ind w:firstLine="720"/>
        <w:jc w:val="both"/>
      </w:pPr>
      <w:r>
        <w:rPr>
          <w:rFonts w:ascii="Arial" w:cs="Arial" w:eastAsia="Arial" w:hAnsi="Arial"/>
          <w:sz w:val="24"/>
          <w:szCs w:val="24"/>
        </w:rPr>
        <w:t xml:space="preserve">Despite these advancements, hallucination mitigation remains a major challenge. Zhang and Zhang (2025) categorized hallucination causes into retrieval failures and generation deficiencies. Studies recommend hybrid retrieval, reranking, grounding validation, and real-time verification frameworks to improve reliability.</w:t>
      </w:r>
    </w:p>
    <w:p>
      <w:pPr>
        <w:spacing w:after="120" w:line="360"/>
        <w:ind w:firstLine="720"/>
        <w:jc w:val="both"/>
      </w:pPr>
      <w:r>
        <w:rPr>
          <w:rFonts w:ascii="Arial" w:cs="Arial" w:eastAsia="Arial" w:hAnsi="Arial"/>
          <w:sz w:val="24"/>
          <w:szCs w:val="24"/>
        </w:rPr>
        <w:t xml:space="preserve">Evaluation metrics such as Recall@K, Precision@K, Mean Reciprocal Rank, groundedness, and faithfulness are increasingly used to assess RAG system performance (Deepchecks, 2026).</w:t>
      </w:r>
    </w:p>
    <w:p>
      <w:pPr>
        <w:spacing w:after="120" w:line="360"/>
        <w:ind w:firstLine="720"/>
        <w:jc w:val="both"/>
      </w:pPr>
      <w:r>
        <w:rPr>
          <w:rFonts w:ascii="Arial" w:cs="Arial" w:eastAsia="Arial" w:hAnsi="Arial"/>
          <w:sz w:val="24"/>
          <w:szCs w:val="24"/>
        </w:rPr>
        <w:t xml:space="preserve">In the Philippine context, studies on RAG implementation in municipal governance remain limited. Existing LGU digital systems rarely integrate intelligent retrieval architectures capable of contextual procedural assistance.</w:t>
      </w:r>
    </w:p>
    <w:p>
      <w:pPr>
        <w:spacing w:after="120" w:line="360"/>
        <w:ind w:firstLine="720"/>
        <w:jc w:val="both"/>
      </w:pPr>
      <w:r>
        <w:rPr>
          <w:rFonts w:ascii="Arial" w:cs="Arial" w:eastAsia="Arial" w:hAnsi="Arial"/>
          <w:sz w:val="24"/>
          <w:szCs w:val="24"/>
        </w:rPr>
        <w:t xml:space="preserve">Current RAG implementations primarily focus on enterprise and academic environments rather than municipal governance. Limited research exists regarding RAG systems integrated with indoor navigation and analytics-driven governance support within Philippine LGUs.</w:t>
      </w:r>
    </w:p>
    <w:p>
      <w:pPr>
        <w:pStyle w:val="Heading2"/>
        <w:spacing w:after="180" w:before="320"/>
      </w:pPr>
      <w:ins w:author="Jester C. Penaranda" w:date="2026-06-01T00:00:00Z">
        <w:r>
          <w:rPr>
            <w:rFonts w:ascii="Arial" w:cs="Arial" w:eastAsia="Arial" w:hAnsi="Arial"/>
            <w:b/>
            <w:bCs/>
            <w:sz w:val="26"/>
            <w:szCs w:val="26"/>
          </w:rPr>
          <w:t xml:space="preserve">RAG-Enabled Government Document Chatbots and Citizen Service Systems</w:t>
        </w:r>
      </w:ins>
    </w:p>
    <w:p>
      <w:pPr>
        <w:spacing w:after="120" w:line="360"/>
        <w:ind w:firstLine="720"/>
        <w:jc w:val="both"/>
      </w:pPr>
      <w:ins w:author="Jester C. Penaranda" w:date="2026-06-01T00:00:00Z">
        <w:r>
          <w:rPr>
            <w:rFonts w:ascii="Arial" w:cs="Arial" w:eastAsia="Arial" w:hAnsi="Arial"/>
            <w:sz w:val="24"/>
            <w:szCs w:val="24"/>
          </w:rPr>
          <w:t xml:space="preserve">Retrieval-augmented generation has emerged as a leading architecture for government document chatbots because it grounds generated outputs in authoritative source documents and improves auditability. Widiyaningtyas et al. (2026) presented a systematic literature review on groundedness-aware retrieval in government document chatbots and formulated a Semantic Alignment Score as a quantitative metric for evaluating retrieval-augmented quality in administrative settings. Their work provides one of the most directly relevant academic frameworks for assessing government chatbot performance.</w:t>
        </w:r>
      </w:ins>
    </w:p>
    <w:p>
      <w:pPr>
        <w:spacing w:after="120" w:line="360"/>
        <w:ind w:firstLine="720"/>
        <w:jc w:val="both"/>
      </w:pPr>
      <w:ins w:author="Jester C. Penaranda" w:date="2026-06-01T00:00:00Z">
        <w:r>
          <w:rPr>
            <w:rFonts w:ascii="Arial" w:cs="Arial" w:eastAsia="Arial" w:hAnsi="Arial"/>
            <w:sz w:val="24"/>
            <w:szCs w:val="24"/>
          </w:rPr>
          <w:t xml:space="preserve">Several recent studies extend retrieval-augmented architectures to specific government domains. Deng et al. (2026) applied named entity recognition to Beiyang government documents using large language models, demonstrating that domain-adapted large language models can extract structured information from historical and contemporary government archives. Comb (2026) proposed context-layered retrieval-augmented architectures for ecosystem-aware artificial intelligence in universal digital identity systems, while Utami et al. (2026) developed a hybrid term-frequency-inverse-document-frequency and knowledge-graph-enhanced retrieval-augmented framework for domain-aware question answering, a configuration applicable to procedural government queries.</w:t>
        </w:r>
      </w:ins>
    </w:p>
    <w:p>
      <w:pPr>
        <w:spacing w:after="120" w:line="360"/>
        <w:ind w:firstLine="720"/>
        <w:jc w:val="both"/>
      </w:pPr>
      <w:ins w:author="Jester C. Penaranda" w:date="2026-06-01T00:00:00Z">
        <w:r>
          <w:rPr>
            <w:rFonts w:ascii="Arial" w:cs="Arial" w:eastAsia="Arial" w:hAnsi="Arial"/>
            <w:sz w:val="24"/>
            <w:szCs w:val="24"/>
          </w:rPr>
          <w:t xml:space="preserve">International applications further illustrate the breadth of retrieval-augmented and government integration. Khujayarov (2026) developed Uzbek question-answering models for administrative content through fine-tuning approaches, while Dennison et al. (2026) deployed Shiksha Copilot, a teacher-and-artificial-intelligence collaboration system for low-resource schools, using retrieval-augmented generation to ground curriculum-aligned outputs. Yoo (2026) proposed ToR-Lite for multi-hop retrieval-augmented generation in cloud-based artificial intelligence systems, supporting complex procedural queries that require traversing multiple document chunks.</w:t>
        </w:r>
      </w:ins>
    </w:p>
    <w:p>
      <w:pPr>
        <w:spacing w:after="120" w:line="360"/>
        <w:ind w:firstLine="720"/>
        <w:jc w:val="both"/>
      </w:pPr>
      <w:ins w:author="Jester C. Penaranda" w:date="2026-06-01T00:00:00Z">
        <w:r>
          <w:rPr>
            <w:rFonts w:ascii="Arial" w:cs="Arial" w:eastAsia="Arial" w:hAnsi="Arial"/>
            <w:sz w:val="24"/>
            <w:szCs w:val="24"/>
          </w:rPr>
          <w:t xml:space="preserve">Despite the proliferation of international government retrieval-augmented systems, Philippine local-government implementations remain rare, and existing studies have not addressed the specific challenges of bilingual citizen interaction, indoor wayfinding integration, and administrative analytics within a unified architecture. The Geo-Agentic RAG framework synthesizes these elements into a single municipal service platform.</w:t>
        </w:r>
      </w:ins>
    </w:p>
    <w:p>
      <w:pPr>
        <w:pStyle w:val="Heading2"/>
        <w:spacing w:after="180" w:before="320"/>
      </w:pPr>
      <w:r>
        <w:rPr>
          <w:rFonts w:ascii="Arial" w:cs="Arial" w:eastAsia="Arial" w:hAnsi="Arial"/>
          <w:b/>
          <w:bCs/>
          <w:sz w:val="26"/>
          <w:szCs w:val="26"/>
        </w:rPr>
        <w:t xml:space="preserve">How Retrieval-Augmented Generation Handles Outdated Information</w:t>
      </w:r>
    </w:p>
    <w:p>
      <w:pPr>
        <w:spacing w:after="120" w:line="360"/>
        <w:ind w:firstLine="720"/>
        <w:jc w:val="both"/>
      </w:pPr>
      <w:r>
        <w:rPr>
          <w:rFonts w:ascii="Arial" w:cs="Arial" w:eastAsia="Arial" w:hAnsi="Arial"/>
          <w:sz w:val="24"/>
          <w:szCs w:val="24"/>
        </w:rPr>
        <w:t xml:space="preserve">One of the major limitations of traditional large language models is their dependence on static pretrained knowledge. Because standalone language models are trained on fixed datasets, they cannot automatically incorporate newly updated information unless retrained, which is computationally expensive and operationally impractical (Cloudian, 2026). Retrieval-Augmented Generation addresses this limitation by separating knowledge retrieval from language generation. Instead of depending solely on pretrained parameters, RAG systems dynamically retrieve information from external databases and updated document repositories during inference time (Li et al., 2025).</w:t>
      </w:r>
    </w:p>
    <w:p>
      <w:pPr>
        <w:spacing w:after="120" w:line="360"/>
        <w:ind w:firstLine="720"/>
        <w:jc w:val="both"/>
      </w:pPr>
      <w:r>
        <w:rPr>
          <w:rFonts w:ascii="Arial" w:cs="Arial" w:eastAsia="Arial" w:hAnsi="Arial"/>
          <w:sz w:val="24"/>
          <w:szCs w:val="24"/>
        </w:rPr>
        <w:t xml:space="preserve">According to Techment (2026), RAG systems improve information freshness because updates can be performed directly within the external knowledge base without retraining the language model itself. This architecture enables organizations to maintain updated procedural guidance while minimizing computational costs.</w:t>
      </w:r>
    </w:p>
    <w:p>
      <w:pPr>
        <w:spacing w:after="120" w:line="360"/>
        <w:ind w:firstLine="720"/>
        <w:jc w:val="both"/>
      </w:pPr>
      <w:r>
        <w:rPr>
          <w:rFonts w:ascii="Arial" w:cs="Arial" w:eastAsia="Arial" w:hAnsi="Arial"/>
          <w:sz w:val="24"/>
          <w:szCs w:val="24"/>
        </w:rPr>
        <w:t xml:space="preserve">Several studies highlighted that government environments require continuously updated procedural information because regulations, administrative requirements, and service workflows frequently change. Traditional chatbots often provide outdated or inaccurate procedural explanations because they rely on static rule-based systems or manually encoded responses (Feith, 2024).</w:t>
      </w:r>
    </w:p>
    <w:p>
      <w:pPr>
        <w:spacing w:after="120" w:line="360"/>
        <w:ind w:firstLine="720"/>
        <w:jc w:val="both"/>
      </w:pPr>
      <w:r>
        <w:rPr>
          <w:rFonts w:ascii="Arial" w:cs="Arial" w:eastAsia="Arial" w:hAnsi="Arial"/>
          <w:sz w:val="24"/>
          <w:szCs w:val="24"/>
        </w:rPr>
        <w:t xml:space="preserve">RAG systems mitigate outdated information through: Real-time document retrieval, continuous indexing and embedding updates, dynamic vector database synchronization, source- grounded response generation, and hybrid retrieval validation techniques. Cloudian (2026) emphasized that continuous index refreshing and document versioning are critical best practices for maintaining information accuracy in RAG-enabled governance systems.</w:t>
      </w:r>
    </w:p>
    <w:p>
      <w:pPr>
        <w:spacing w:after="120" w:line="360"/>
        <w:ind w:firstLine="720"/>
        <w:jc w:val="both"/>
      </w:pPr>
      <w:r>
        <w:rPr>
          <w:rFonts w:ascii="Arial" w:cs="Arial" w:eastAsia="Arial" w:hAnsi="Arial"/>
          <w:sz w:val="24"/>
          <w:szCs w:val="24"/>
        </w:rPr>
        <w:t xml:space="preserve">Li et al. (2025) further explained that Agentic RAG architectures enhance adaptability by reformulating queries, selecting retrieval tools dynamically, and verifying retrieved evidence before generating responses. These mechanisms reduce hallucination risks and improve procedural consistency.</w:t>
      </w:r>
    </w:p>
    <w:p>
      <w:pPr>
        <w:spacing w:after="120" w:line="360"/>
        <w:ind w:firstLine="720"/>
        <w:jc w:val="both"/>
      </w:pPr>
      <w:r>
        <w:rPr>
          <w:rFonts w:ascii="Arial" w:cs="Arial" w:eastAsia="Arial" w:hAnsi="Arial"/>
          <w:sz w:val="24"/>
          <w:szCs w:val="24"/>
        </w:rPr>
        <w:t xml:space="preserve">Despite the importance of information freshness in government services, limited studies examine how Philippine LGUs can implement continuously updated RAG systems for procedural assistance and citizen guidance. Most existing systems remain dependent on static web content and manually maintained FAQs.</w:t>
      </w:r>
    </w:p>
    <w:p>
      <w:pPr>
        <w:pStyle w:val="Heading2"/>
        <w:spacing w:after="180" w:before="320"/>
      </w:pPr>
      <w:ins w:author="Jester C. Penaranda" w:date="2026-06-01T00:00:00Z">
        <w:r>
          <w:rPr>
            <w:rFonts w:ascii="Arial" w:cs="Arial" w:eastAsia="Arial" w:hAnsi="Arial"/>
            <w:b/>
            <w:bCs/>
            <w:sz w:val="26"/>
            <w:szCs w:val="26"/>
          </w:rPr>
          <w:t xml:space="preserve">Cloud-Hosted LLM Inference for Latency-Sensitive Public-Service Applications</w:t>
        </w:r>
      </w:ins>
    </w:p>
    <w:p>
      <w:pPr>
        <w:spacing w:after="120" w:line="360"/>
        <w:ind w:firstLine="720"/>
        <w:jc w:val="both"/>
      </w:pPr>
      <w:ins w:author="Jester C. Penaranda" w:date="2026-06-01T00:00:00Z">
        <w:r>
          <w:rPr>
            <w:rFonts w:ascii="Arial" w:cs="Arial" w:eastAsia="Arial" w:hAnsi="Arial"/>
            <w:sz w:val="24"/>
            <w:szCs w:val="24"/>
          </w:rPr>
          <w:t xml:space="preserve">Large language models have entered mainstream public-sector deployment, but their inference characteristics, including high computational cost, variable latency, and cold-start delays, present challenges for citizen-facing applications. Zhao et al. (2026) presented a comprehensive survey of large language models and organized the landscape into pretrained, instruction-tuned, alignment-trained, and tool-augmented variants. Their analysis highlights the role of inference infrastructure choice between on-premises and cloud deployment in determining application feasibility.</w:t>
        </w:r>
      </w:ins>
    </w:p>
    <w:p>
      <w:pPr>
        <w:spacing w:after="120" w:line="360"/>
        <w:ind w:firstLine="720"/>
        <w:jc w:val="both"/>
      </w:pPr>
      <w:ins w:author="Jester C. Penaranda" w:date="2026-06-01T00:00:00Z">
        <w:r>
          <w:rPr>
            <w:rFonts w:ascii="Arial" w:cs="Arial" w:eastAsia="Arial" w:hAnsi="Arial"/>
            <w:sz w:val="24"/>
            <w:szCs w:val="24"/>
          </w:rPr>
          <w:t xml:space="preserve">Recent Scopus-indexed studies investigate latency optimization for large-language-model-driven applications. Trabelsi et al. (2026) developed dynamic task offloading in vehicular networks using large language models for adaptive low-latency decision making, demonstrating that cloud-edge hybrid architectures can sustain real-time response service levels. Li et al. (2026) explored patient address parsing via knowledge-graph-aware contrastive learning combined with constrained on-premises large-language-model inference, illustrating that on-premises deployment remains viable for privacy-sensitive applications but at increased operational complexity. Fourati et al. (2026) surveyed large-language-model applications for cyberattack defense and identified latency, cost, and accuracy trade-offs as the central design tension across public-sector use cases.</w:t>
        </w:r>
      </w:ins>
    </w:p>
    <w:p>
      <w:pPr>
        <w:spacing w:after="120" w:line="360"/>
        <w:ind w:firstLine="720"/>
        <w:jc w:val="both"/>
      </w:pPr>
      <w:ins w:author="Jester C. Penaranda" w:date="2026-06-01T00:00:00Z">
        <w:r>
          <w:rPr>
            <w:rFonts w:ascii="Arial" w:cs="Arial" w:eastAsia="Arial" w:hAnsi="Arial"/>
            <w:sz w:val="24"/>
            <w:szCs w:val="24"/>
          </w:rPr>
          <w:t xml:space="preserve">Cloud LLM inference platforms such as the Groq Language Processing Unit architecture, Google Gemini, and OpenAI-compatible application programming interfaces have introduced new options for latency-sensitive retrieval-augmented deployments. While none of these platforms have yet been widely studied in Scopus-indexed government applications, Saeed et al. (2026) discussed the data-centric taxonomy of large language models for generative recommendation, emphasizing that hybrid cloud-local architectures provide a pragmatic balance between cost and operational sovereignty.</w:t>
        </w:r>
      </w:ins>
    </w:p>
    <w:p>
      <w:pPr>
        <w:spacing w:after="120" w:line="360"/>
        <w:ind w:firstLine="720"/>
        <w:jc w:val="both"/>
      </w:pPr>
      <w:ins w:author="Jester C. Penaranda" w:date="2026-06-01T00:00:00Z">
        <w:r>
          <w:rPr>
            <w:rFonts w:ascii="Arial" w:cs="Arial" w:eastAsia="Arial" w:hAnsi="Arial"/>
            <w:sz w:val="24"/>
            <w:szCs w:val="24"/>
          </w:rPr>
          <w:t xml:space="preserve">The reviewed literature reveals a gap in studies investigating cloud-hosted large-language-model inference specifically for Philippine local-government applications, where infrastructure heterogeneity, intermittent internet connectivity, and variable regional service capacity must all be accommodated. The Geo-Agentic RAG framework adopts a backend-priority configuration with Groq cloud inference as the primary backend and an on-premises Ollama runtime as a fallback, ensuring service continuity across these conditions.</w:t>
        </w:r>
      </w:ins>
    </w:p>
    <w:p>
      <w:pPr>
        <w:pStyle w:val="Heading2"/>
        <w:spacing w:after="180" w:before="320"/>
      </w:pPr>
      <w:ins w:author="Jester C. Penaranda" w:date="2026-06-01T00:00:00Z">
        <w:r>
          <w:rPr>
            <w:rFonts w:ascii="Arial" w:cs="Arial" w:eastAsia="Arial" w:hAnsi="Arial"/>
            <w:b/>
            <w:bCs/>
            <w:sz w:val="26"/>
            <w:szCs w:val="26"/>
          </w:rPr>
          <w:t xml:space="preserve">Evaluation Methodologies for Retrieval-Augmented Generation Systems</w:t>
        </w:r>
      </w:ins>
    </w:p>
    <w:p>
      <w:pPr>
        <w:spacing w:after="120" w:line="360"/>
        <w:ind w:firstLine="720"/>
        <w:jc w:val="both"/>
      </w:pPr>
      <w:ins w:author="Jester C. Penaranda" w:date="2026-06-01T00:00:00Z">
        <w:r>
          <w:rPr>
            <w:rFonts w:ascii="Arial" w:cs="Arial" w:eastAsia="Arial" w:hAnsi="Arial"/>
            <w:sz w:val="24"/>
            <w:szCs w:val="24"/>
          </w:rPr>
          <w:t xml:space="preserve">The rapid expansion of retrieval-augmented architectures has prompted the development of dedicated evaluation methodologies that assess both retrieval quality and generation faithfulness. Manning, Raghavan, and Schutze (2008) established the canonical information-retrieval metrics of Recall at K, Precision at K, Mean Reciprocal Rank, and Normalized Discounted Cumulative Gain, which remain foundational in modern retrieval-augmented evaluation. More recent metrics specifically address large-language-model-generated outputs, including faithfulness, groundedness, and answer relevance.</w:t>
        </w:r>
      </w:ins>
    </w:p>
    <w:p>
      <w:pPr>
        <w:spacing w:after="120" w:line="360"/>
        <w:ind w:firstLine="720"/>
        <w:jc w:val="both"/>
      </w:pPr>
      <w:ins w:author="Jester C. Penaranda" w:date="2026-06-01T00:00:00Z">
        <w:r>
          <w:rPr>
            <w:rFonts w:ascii="Arial" w:cs="Arial" w:eastAsia="Arial" w:hAnsi="Arial"/>
            <w:sz w:val="24"/>
            <w:szCs w:val="24"/>
          </w:rPr>
          <w:t xml:space="preserve">Elkiran et al. (2026) systematically evaluated retriever-reranker pairings in retrieval-augmented systems and quantified the quality-efficiency trade-offs across different cross-encoder configurations. Sanyal et al. (2026) introduced RAGMail, a cloud-based retrieval-augmented framework that demonstrably reduces hallucinations in large-language-model text generation. Lu et al. (2026) proposed a mutual-information-based retrieval-augmented approach for domain question answering that improves retrieval-generation coherence. Tauhid Ullah Shah et al. (2026) further developed QuaRUM, a qualitative-data-analysis-based retrieval-augmented system for unified-modeling-language domain modeling that exemplifies domain-specific evaluation methodologies.</w:t>
        </w:r>
      </w:ins>
    </w:p>
    <w:p>
      <w:pPr>
        <w:spacing w:after="120" w:line="360"/>
        <w:ind w:firstLine="720"/>
        <w:jc w:val="both"/>
      </w:pPr>
      <w:ins w:author="Jester C. Penaranda" w:date="2026-06-01T00:00:00Z">
        <w:r>
          <w:rPr>
            <w:rFonts w:ascii="Arial" w:cs="Arial" w:eastAsia="Arial" w:hAnsi="Arial"/>
            <w:sz w:val="24"/>
            <w:szCs w:val="24"/>
          </w:rPr>
          <w:t xml:space="preserve">Hallucination assessment has emerged as a central concern in retrieval-augmented evaluation. Sanyal et al. (2026) and Yu et al. (2026), through the latter's VDM-IOG graph-based retrieval-augmented framework for vulnerability description mapping, both emphasize that hallucination mitigation strategies must be embedded throughout the retrieval pipeline rather than treated as a post-hoc generation problem. Mitsuhashi et al. (2026) demonstrated this principle in ChatTogoVar, a retrieval-augmented genomic-variant interpretation system in which evaluation includes both retrieval accuracy and clinical correctness of generated explanations.</w:t>
        </w:r>
      </w:ins>
    </w:p>
    <w:p>
      <w:pPr>
        <w:spacing w:after="120" w:line="360"/>
        <w:ind w:firstLine="720"/>
        <w:jc w:val="both"/>
      </w:pPr>
      <w:ins w:author="Jester C. Penaranda" w:date="2026-06-01T00:00:00Z">
        <w:r>
          <w:rPr>
            <w:rFonts w:ascii="Arial" w:cs="Arial" w:eastAsia="Arial" w:hAnsi="Arial"/>
            <w:sz w:val="24"/>
            <w:szCs w:val="24"/>
          </w:rPr>
          <w:t xml:space="preserve">Although international retrieval-augmented evaluation methodologies have matured, no published studies systematically evaluate retrieval-augmented Filipino government service applications across both retrieval and generation dimensions. The Geo-Agentic RAG framework integrates Recall at K, Precision at K, Mean Reciprocal Rank, Normalized Discounted Cumulative Gain, and faithfulness metrics into a dedicated evaluation suite calibrated for the Calamba City Hall corpus.</w:t>
        </w:r>
      </w:ins>
    </w:p>
    <w:p>
      <w:pPr>
        <w:pStyle w:val="Heading2"/>
        <w:spacing w:after="180" w:before="320"/>
      </w:pPr>
      <w:r>
        <w:rPr>
          <w:rFonts w:ascii="Arial" w:cs="Arial" w:eastAsia="Arial" w:hAnsi="Arial"/>
          <w:b/>
          <w:bCs/>
          <w:sz w:val="26"/>
          <w:szCs w:val="26"/>
        </w:rPr>
        <w:t xml:space="preserve">Transparency and Accountability Through Retrieval-Augmented Generation</w:t>
      </w:r>
    </w:p>
    <w:p>
      <w:pPr>
        <w:spacing w:after="120" w:line="360"/>
        <w:ind w:firstLine="720"/>
        <w:jc w:val="both"/>
      </w:pPr>
      <w:r>
        <w:rPr>
          <w:rFonts w:ascii="Arial" w:cs="Arial" w:eastAsia="Arial" w:hAnsi="Arial"/>
          <w:sz w:val="24"/>
          <w:szCs w:val="24"/>
        </w:rPr>
        <w:t xml:space="preserve">Transparency and accountability are essential principles of good governance. Government information systems must provide citizens with reliable, traceable, and explainable information to maintain public trust and institutional credibility.</w:t>
      </w:r>
    </w:p>
    <w:p>
      <w:pPr>
        <w:spacing w:after="120" w:line="360"/>
        <w:ind w:firstLine="720"/>
        <w:jc w:val="both"/>
      </w:pPr>
      <w:r>
        <w:rPr>
          <w:rFonts w:ascii="Arial" w:cs="Arial" w:eastAsia="Arial" w:hAnsi="Arial"/>
          <w:sz w:val="24"/>
          <w:szCs w:val="24"/>
        </w:rPr>
        <w:t xml:space="preserve">Traditional conversational AI systems often function as "black box" systems where users cannot verify how responses are generated. This lack of explainability creates concerns regarding misinformation, bias, and accountability (World Economic Forum, 2026). Retrieval-Augmented Generation improves transparency because generated responses are grounded on authoritative source documents. According to Deepchecks (2026), grounded retrieval enables users and administrators to trace responses back to original sources, thereby improving explainability and auditability.</w:t>
      </w:r>
    </w:p>
    <w:p>
      <w:pPr>
        <w:spacing w:after="120" w:line="360"/>
        <w:ind w:firstLine="720"/>
        <w:jc w:val="both"/>
      </w:pPr>
      <w:r>
        <w:rPr>
          <w:rFonts w:ascii="Arial" w:cs="Arial" w:eastAsia="Arial" w:hAnsi="Arial"/>
          <w:sz w:val="24"/>
          <w:szCs w:val="24"/>
        </w:rPr>
        <w:t xml:space="preserve">RAG systems support transparency through: source citation, document traceability, grounded procedural explanations, retrieval logs, and audit trails. Cloudian (2026) explained that auditability is particularly important in government systems because administrators must verify how AI-generated responses were produced. RAG architectures provide traceable retrieval pipelines that support compliance, monitoring, and governance accountability.</w:t>
      </w:r>
    </w:p>
    <w:p>
      <w:pPr>
        <w:spacing w:after="120" w:line="360"/>
        <w:ind w:firstLine="720"/>
        <w:jc w:val="both"/>
      </w:pPr>
      <w:r>
        <w:rPr>
          <w:rFonts w:ascii="Arial" w:cs="Arial" w:eastAsia="Arial" w:hAnsi="Arial"/>
          <w:sz w:val="24"/>
          <w:szCs w:val="24"/>
        </w:rPr>
        <w:t xml:space="preserve">Studies on AI governance emphasize that explainable AI systems improve public trust because citizens are more likely to rely on systems capable of providing verifiable evidence (Magakwe, 2025; Deloitte, 2025).</w:t>
      </w:r>
    </w:p>
    <w:p>
      <w:pPr>
        <w:spacing w:after="120" w:line="360"/>
        <w:ind w:firstLine="720"/>
        <w:jc w:val="both"/>
      </w:pPr>
      <w:r>
        <w:rPr>
          <w:rFonts w:ascii="Arial" w:cs="Arial" w:eastAsia="Arial" w:hAnsi="Arial"/>
          <w:sz w:val="24"/>
          <w:szCs w:val="24"/>
        </w:rPr>
        <w:t xml:space="preserve">In Philippine governance, transparency initiatives such as the Full Disclosure Policy Portal and Open Government Partnership programs encourage accountable and citizen-centered governance (Open Government Partnership Philippines, 2025). However, most current systems still lack AI-driven explainability mechanisms.</w:t>
      </w:r>
    </w:p>
    <w:p>
      <w:pPr>
        <w:spacing w:after="120" w:line="360"/>
        <w:ind w:firstLine="720"/>
        <w:jc w:val="both"/>
      </w:pPr>
      <w:r>
        <w:rPr>
          <w:rFonts w:ascii="Arial" w:cs="Arial" w:eastAsia="Arial" w:hAnsi="Arial"/>
          <w:sz w:val="24"/>
          <w:szCs w:val="24"/>
        </w:rPr>
        <w:t xml:space="preserve">The proposed Geo-Agentic RAG framework supports transparency by grounding conversational outputs on official municipal documents such as Citizen's Charters and administrative policies. This ensures that responses remain verifiable, explainable, and procedurally consistent.</w:t>
      </w:r>
    </w:p>
    <w:p>
      <w:pPr>
        <w:spacing w:after="120" w:line="360"/>
        <w:ind w:firstLine="720"/>
        <w:jc w:val="both"/>
      </w:pPr>
      <w:r>
        <w:rPr>
          <w:rFonts w:ascii="Arial" w:cs="Arial" w:eastAsia="Arial" w:hAnsi="Arial"/>
          <w:sz w:val="24"/>
          <w:szCs w:val="24"/>
        </w:rPr>
        <w:t xml:space="preserve">Limited studies investigate how RAG architectures can support transparency and accountability within Philippine LGU environments. Existing digital government systems rarely integrate explainable AI mechanisms and traceable retrieval pipelines for citizen assistance.</w:t>
      </w:r>
    </w:p>
    <w:p>
      <w:pPr>
        <w:pStyle w:val="Heading2"/>
        <w:spacing w:after="180" w:before="320"/>
      </w:pPr>
      <w:ins w:author="Jester C. Penaranda" w:date="2026-06-01T00:00:00Z">
        <w:r>
          <w:rPr>
            <w:rFonts w:ascii="Arial" w:cs="Arial" w:eastAsia="Arial" w:hAnsi="Arial"/>
            <w:b/>
            <w:bCs/>
            <w:sz w:val="26"/>
            <w:szCs w:val="26"/>
          </w:rPr>
          <w:t xml:space="preserve">Trustworthy AI, Responsible AI, and Usability Evaluation in Public-Sector Systems</w:t>
        </w:r>
      </w:ins>
    </w:p>
    <w:p>
      <w:pPr>
        <w:spacing w:after="120" w:line="360"/>
        <w:ind w:firstLine="720"/>
        <w:jc w:val="both"/>
      </w:pPr>
      <w:ins w:author="Jester C. Penaranda" w:date="2026-06-01T00:00:00Z">
        <w:r>
          <w:rPr>
            <w:rFonts w:ascii="Arial" w:cs="Arial" w:eastAsia="Arial" w:hAnsi="Arial"/>
            <w:sz w:val="24"/>
            <w:szCs w:val="24"/>
          </w:rPr>
          <w:t xml:space="preserve">The deployment of artificial intelligence systems in government environments raises sustained concerns about transparency, accountability, fairness, and user trust. Senadheera et al. (2026) directly addressed these concerns in a study of local-government artificial intelligence adoption titled "Is responsible AI a public demand?" and found that public trust in local-government artificial intelligence is significantly mediated by perceived transparency, fairness, and explainability. Their study provides empirical grounding for designing public-sector artificial-intelligence systems under responsible-artificial-intelligence principles.</w:t>
        </w:r>
      </w:ins>
    </w:p>
    <w:p>
      <w:pPr>
        <w:spacing w:after="120" w:line="360"/>
        <w:ind w:firstLine="720"/>
        <w:jc w:val="both"/>
      </w:pPr>
      <w:ins w:author="Jester C. Penaranda" w:date="2026-06-01T00:00:00Z">
        <w:r>
          <w:rPr>
            <w:rFonts w:ascii="Arial" w:cs="Arial" w:eastAsia="Arial" w:hAnsi="Arial"/>
            <w:sz w:val="24"/>
            <w:szCs w:val="24"/>
          </w:rPr>
          <w:t xml:space="preserve">Trustworthy-artificial-intelligence literature increasingly emphasizes domain-specific oversight frameworks. Gilbert et al. (2026) reported expert perspectives on the ecosystem of medical artificial-intelligence oversight in the generative-artificial-intelligence era, identifying audit trails, source-grounded responses, and continuous monitoring as essential controls. These studies collectively underscore that artificial-intelligence deployments in citizen-facing services must integrate explainability mechanisms throughout the response pipeline.</w:t>
        </w:r>
      </w:ins>
    </w:p>
    <w:p>
      <w:pPr>
        <w:spacing w:after="120" w:line="360"/>
        <w:ind w:firstLine="720"/>
        <w:jc w:val="both"/>
      </w:pPr>
      <w:ins w:author="Jester C. Penaranda" w:date="2026-06-01T00:00:00Z">
        <w:r>
          <w:rPr>
            <w:rFonts w:ascii="Arial" w:cs="Arial" w:eastAsia="Arial" w:hAnsi="Arial"/>
            <w:sz w:val="24"/>
            <w:szCs w:val="24"/>
          </w:rPr>
          <w:t xml:space="preserve">Usability evaluation methodologies complement these trust-oriented frameworks. The System Usability Scale, developed by Brooke (1996) and empirically validated by Bangor, Kortum, and Miller (2008), remains the most widely used instrument for assessing perceived usability of digital systems including chatbots and mobile government applications. Recent work by Choi et al. (2026) applied a two-phase System-Usability-Scale-based usability study to an artificial-intelligence chatbot supporting shared decision-making in healthcare, while Hub et al. (2026) extended classical System-Usability-Scale analysis with fuzzy logic to capture finer-grained usability dimensions. Perez-Maletzki et al. (2026) used the System Usability Scale in a randomized controlled trial of a chatbot for home rehabilitation, demonstrating its applicability to longitudinal usability assessment.</w:t>
        </w:r>
      </w:ins>
    </w:p>
    <w:p>
      <w:pPr>
        <w:spacing w:after="120" w:line="360"/>
        <w:ind w:firstLine="720"/>
        <w:jc w:val="both"/>
      </w:pPr>
      <w:ins w:author="Jester C. Penaranda" w:date="2026-06-01T00:00:00Z">
        <w:r>
          <w:rPr>
            <w:rFonts w:ascii="Arial" w:cs="Arial" w:eastAsia="Arial" w:hAnsi="Arial"/>
            <w:sz w:val="24"/>
            <w:szCs w:val="24"/>
          </w:rPr>
          <w:t xml:space="preserve">Although trustworthy-artificial-intelligence and usability frameworks are extensively studied internationally, few published works evaluate Philippine local-government artificial-intelligence systems against both dimensions simultaneously. The Geo-Agentic RAG framework explicitly adopts the System Usability Scale as its primary usability instrument and integrates source-grounded retrieval, auditable response generation, and human-in-the-loop governance to align with responsible-artificial-intelligence principles.</w:t>
        </w:r>
      </w:ins>
    </w:p>
    <w:p>
      <w:pPr>
        <w:pStyle w:val="Heading2"/>
        <w:spacing w:after="180" w:before="320"/>
      </w:pPr>
      <w:r>
        <w:rPr>
          <w:rFonts w:ascii="Arial" w:cs="Arial" w:eastAsia="Arial" w:hAnsi="Arial"/>
          <w:b/>
          <w:bCs/>
          <w:sz w:val="26"/>
          <w:szCs w:val="26"/>
        </w:rPr>
        <w:t xml:space="preserve">Examples of Retrieval-Augmented Generation Applications in Governance</w:t>
      </w:r>
    </w:p>
    <w:p>
      <w:pPr>
        <w:spacing w:after="120" w:line="360"/>
        <w:ind w:firstLine="720"/>
        <w:jc w:val="both"/>
      </w:pPr>
      <w:r>
        <w:rPr>
          <w:rFonts w:ascii="Arial" w:cs="Arial" w:eastAsia="Arial" w:hAnsi="Arial"/>
          <w:sz w:val="24"/>
          <w:szCs w:val="24"/>
        </w:rPr>
        <w:t xml:space="preserve">Recent studies demonstrate the growing adoption of Retrieval-Augmented Generation across government and enterprise environments.</w:t>
      </w:r>
    </w:p>
    <w:p>
      <w:pPr>
        <w:spacing w:after="120" w:line="360"/>
        <w:ind w:firstLine="720"/>
        <w:jc w:val="both"/>
      </w:pPr>
      <w:r>
        <w:rPr>
          <w:rFonts w:ascii="Arial" w:cs="Arial" w:eastAsia="Arial" w:hAnsi="Arial"/>
          <w:sz w:val="24"/>
          <w:szCs w:val="24"/>
        </w:rPr>
        <w:t xml:space="preserve">In Japan, the Aichi Prefectural Government implemented a RAG-based administrative assistance system capable of retrieving procedural information from government documents. Kawashima et al. (2024) reported significant improvements in response accuracy and reduction in administrative workload.</w:t>
      </w:r>
    </w:p>
    <w:p>
      <w:pPr>
        <w:spacing w:after="120" w:line="360"/>
        <w:ind w:firstLine="720"/>
        <w:jc w:val="both"/>
      </w:pPr>
      <w:r>
        <w:rPr>
          <w:rFonts w:ascii="Arial" w:cs="Arial" w:eastAsia="Arial" w:hAnsi="Arial"/>
          <w:sz w:val="24"/>
          <w:szCs w:val="24"/>
        </w:rPr>
        <w:t xml:space="preserve">Singapore's AI-powered "Ask Jamie" platform integrates intelligent retrieval mechanisms to provide citizens with procedural guidance across multiple government agencies (World Economic Forum, 2026).</w:t>
      </w:r>
    </w:p>
    <w:p>
      <w:pPr>
        <w:spacing w:after="120" w:line="360"/>
        <w:ind w:firstLine="720"/>
        <w:jc w:val="both"/>
      </w:pPr>
      <w:r>
        <w:rPr>
          <w:rFonts w:ascii="Arial" w:cs="Arial" w:eastAsia="Arial" w:hAnsi="Arial"/>
          <w:sz w:val="24"/>
          <w:szCs w:val="24"/>
        </w:rPr>
        <w:t xml:space="preserve">Estonia's "Bürokratt" system utilizes interoperable AI agents combined with retrieval architectures to support seamless cross-agency citizen services and automated procedural assistance.</w:t>
      </w:r>
    </w:p>
    <w:p>
      <w:pPr>
        <w:spacing w:after="120" w:line="360"/>
        <w:ind w:firstLine="720"/>
        <w:jc w:val="both"/>
      </w:pPr>
      <w:r>
        <w:rPr>
          <w:rFonts w:ascii="Arial" w:cs="Arial" w:eastAsia="Arial" w:hAnsi="Arial"/>
          <w:sz w:val="24"/>
          <w:szCs w:val="24"/>
        </w:rPr>
        <w:t xml:space="preserve">In healthcare governance, RAG systems are increasingly used for clinical document retrieval, policy guidance, and patient inquiry support because of their capability to provide grounded and evidence-based responses (Li et al., 2025).</w:t>
      </w:r>
    </w:p>
    <w:p>
      <w:pPr>
        <w:spacing w:after="120" w:line="360"/>
        <w:ind w:firstLine="720"/>
        <w:jc w:val="both"/>
      </w:pPr>
      <w:r>
        <w:rPr>
          <w:rFonts w:ascii="Arial" w:cs="Arial" w:eastAsia="Arial" w:hAnsi="Arial"/>
          <w:sz w:val="24"/>
          <w:szCs w:val="24"/>
        </w:rPr>
        <w:t xml:space="preserve">Enterprise implementations by Microsoft, IBM, and Deloitte similarly demonstrate that RAG systems improve knowledge management, procedural consistency, and decision support through contextual retrieval and explainable response generation. Although Philippine LGUs continue to expand e-governance initiatives through the eLGU system and DMS4LGUs, existing platforms still focus primarily on transactional services rather than intelligent retrieval-driven citizen assistance (DILG, 2025). The literature reveals that while RAG systems are increasingly adopted internationally, there remains limited implementation of retrieval-based conversational AI systems within Philippine local government environments.</w:t>
      </w:r>
    </w:p>
    <w:p>
      <w:pPr>
        <w:pStyle w:val="Heading2"/>
        <w:spacing w:after="180" w:before="320"/>
      </w:pPr>
      <w:r>
        <w:rPr>
          <w:rFonts w:ascii="Arial" w:cs="Arial" w:eastAsia="Arial" w:hAnsi="Arial"/>
          <w:b/>
          <w:bCs/>
          <w:sz w:val="26"/>
          <w:szCs w:val="26"/>
        </w:rPr>
        <w:t xml:space="preserve">Indoor Wayfinding and Smart Navigation Technologies</w:t>
      </w:r>
    </w:p>
    <w:p>
      <w:pPr>
        <w:spacing w:after="120" w:line="360"/>
        <w:ind w:firstLine="720"/>
        <w:jc w:val="both"/>
      </w:pPr>
      <w:r>
        <w:rPr>
          <w:rFonts w:ascii="Arial" w:cs="Arial" w:eastAsia="Arial" w:hAnsi="Arial"/>
          <w:sz w:val="24"/>
          <w:szCs w:val="24"/>
        </w:rPr>
        <w:t xml:space="preserve">Indoor navigation technologies have emerged as important solutions for large public facilities such as hospitals, universities, airports, and government buildings. Traditional GPS technologies are unreliable in indoor environments due to signal obstruction and positioning inaccuracies.</w:t>
      </w:r>
    </w:p>
    <w:p>
      <w:pPr>
        <w:spacing w:after="120" w:line="360"/>
        <w:ind w:firstLine="720"/>
        <w:jc w:val="both"/>
      </w:pPr>
      <w:r>
        <w:rPr>
          <w:rFonts w:ascii="Arial" w:cs="Arial" w:eastAsia="Arial" w:hAnsi="Arial"/>
          <w:sz w:val="24"/>
          <w:szCs w:val="24"/>
        </w:rPr>
        <w:t xml:space="preserve">Pedestrian Dead Reckoning (PDR), QR-code positioning, Wi-Fi fingerprinting, and Bluetooth Low Energy (BLE) systems are commonly used for indoor localization and navigation. Jin et al. (2023) demonstrated that hybrid BLE-PDR systems improve positioning accuracy by combining sensor fusion and real-time correction mechanisms. Liu and Zhang (2023) showed that QR-code-assisted PDR systems significantly reduce positioning drift while maintaining low implementation cost.</w:t>
      </w:r>
    </w:p>
    <w:p>
      <w:pPr>
        <w:spacing w:after="120" w:line="360"/>
        <w:ind w:firstLine="720"/>
        <w:jc w:val="both"/>
      </w:pPr>
      <w:r>
        <w:rPr>
          <w:rFonts w:ascii="Arial" w:cs="Arial" w:eastAsia="Arial" w:hAnsi="Arial"/>
          <w:sz w:val="24"/>
          <w:szCs w:val="24"/>
        </w:rPr>
        <w:t xml:space="preserve">Modic et al. (2024) proposed an offline QR-based navigation system suitable for public facilities and emergency environments. Their study emphasized scalability, cost-effectiveness, and operational reliability.</w:t>
      </w:r>
    </w:p>
    <w:p>
      <w:pPr>
        <w:spacing w:after="120" w:line="360"/>
        <w:ind w:firstLine="720"/>
        <w:jc w:val="both"/>
      </w:pPr>
      <w:r>
        <w:rPr>
          <w:rFonts w:ascii="Arial" w:cs="Arial" w:eastAsia="Arial" w:hAnsi="Arial"/>
          <w:sz w:val="24"/>
          <w:szCs w:val="24"/>
        </w:rPr>
        <w:t xml:space="preserve">Commercial systems such as WovVMaps (2025) integrated QR-code navigation with analytics dashboards to improve visitor guidance and facility management. However, most commercial systems focus primarily on navigation rather than procedural government assistance. Studies also noted challenges involving QR-code placement, environmental variability, sensor drift, and user adaptability (Torkar, 2024; Zhang et al., 2025). Although indoor navigation systems improve accessibility, existing implementations rarely integrate procedural guidance and conversational AI functionalities into a unified municipal assistance platform.</w:t>
      </w:r>
    </w:p>
    <w:p>
      <w:pPr>
        <w:spacing w:after="120" w:line="360"/>
        <w:ind w:firstLine="720"/>
        <w:jc w:val="both"/>
      </w:pPr>
      <w:r>
        <w:rPr>
          <w:rFonts w:ascii="Arial" w:cs="Arial" w:eastAsia="Arial" w:hAnsi="Arial"/>
          <w:sz w:val="24"/>
          <w:szCs w:val="24"/>
        </w:rPr>
        <w:t xml:space="preserve">Current indoor wayfinding systems operate independently from conversational government service systems and administrative analytics platforms. Limited research investigates integrated navigation and AI-guided municipal assistance systems in Philippine LGUs.</w:t>
      </w:r>
    </w:p>
    <w:p>
      <w:pPr>
        <w:pStyle w:val="Heading2"/>
        <w:spacing w:after="180" w:before="320"/>
      </w:pPr>
      <w:ins w:author="Jester C. Penaranda" w:date="2026-06-01T00:00:00Z">
        <w:r>
          <w:rPr>
            <w:rFonts w:ascii="Arial" w:cs="Arial" w:eastAsia="Arial" w:hAnsi="Arial"/>
            <w:b/>
            <w:bCs/>
            <w:sz w:val="26"/>
            <w:szCs w:val="26"/>
          </w:rPr>
          <w:t xml:space="preserve">Pedestrian Dead Reckoning and Vision-Anchor Augmentation for Indoor Localization</w:t>
        </w:r>
      </w:ins>
    </w:p>
    <w:p>
      <w:pPr>
        <w:spacing w:after="120" w:line="360"/>
        <w:ind w:firstLine="720"/>
        <w:jc w:val="both"/>
      </w:pPr>
      <w:ins w:author="Jester C. Penaranda" w:date="2026-06-01T00:00:00Z">
        <w:r>
          <w:rPr>
            <w:rFonts w:ascii="Arial" w:cs="Arial" w:eastAsia="Arial" w:hAnsi="Arial"/>
            <w:sz w:val="24"/>
            <w:szCs w:val="24"/>
          </w:rPr>
          <w:t xml:space="preserve">Pedestrian Dead Reckoning (PDR) estimates a user's indoor position by integrating motion data from inertial sensors, typically the accelerometer, gyroscope, and magnetometer, over time. Harle (2013) provided a foundational survey of indoor inertial positioning systems for pedestrians and identified step detection, heading estimation, and drift correction as the three primary challenges that have shaped subsequent PDR research. Foxlin (2005) and Jimenez et al. (2010) further established that combining inertial sensors with periodic absolute-position anchors substantially reduces cumulative drift in pedestrian tracking.</w:t>
        </w:r>
      </w:ins>
    </w:p>
    <w:p>
      <w:pPr>
        <w:spacing w:after="120" w:line="360"/>
        <w:ind w:firstLine="720"/>
        <w:jc w:val="both"/>
      </w:pPr>
      <w:ins w:author="Jester C. Penaranda" w:date="2026-06-01T00:00:00Z">
        <w:r>
          <w:rPr>
            <w:rFonts w:ascii="Arial" w:cs="Arial" w:eastAsia="Arial" w:hAnsi="Arial"/>
            <w:sz w:val="24"/>
            <w:szCs w:val="24"/>
          </w:rPr>
          <w:t xml:space="preserve">Recent work has advanced step detection through machine-learning-enhanced motion classification. Shi et al. (2026) presented an enhanced step detection algorithm for smartwatches that integrates motion mode recognition and variational mode decomposition, improving step accuracy under variable walking patterns. Chen et al. (2026) introduced a deep-learning-based PDR system with vision-anchor augmentation, achieving seamless centimeter-level indoor positioning by combining inertial estimates with image-based landmark recognition, which is an architectural pattern directly analogous to QR-code anchor augmentation.</w:t>
        </w:r>
      </w:ins>
    </w:p>
    <w:p>
      <w:pPr>
        <w:spacing w:after="120" w:line="360"/>
        <w:ind w:firstLine="720"/>
        <w:jc w:val="both"/>
      </w:pPr>
      <w:ins w:author="Jester C. Penaranda" w:date="2026-06-01T00:00:00Z">
        <w:r>
          <w:rPr>
            <w:rFonts w:ascii="Arial" w:cs="Arial" w:eastAsia="Arial" w:hAnsi="Arial"/>
            <w:sz w:val="24"/>
            <w:szCs w:val="24"/>
          </w:rPr>
          <w:t xml:space="preserve">Hybrid approaches that combine PDR with environmental anchors have become the dominant paradigm in indoor positioning research. Rahman et al. (2026) integrated visual simultaneous localization and mapping with sensor fusion for real-time autonomous mapping under varying lighting conditions, while Mamun et al. (2026) developed a robust fingerprint-based machine-learning model for indoor navigation in real time. Modic et al. (2025) specifically demonstrated that QR-anchored PDR systems offer offline operation, low-cost deployment, and adequate accuracy for public-facility navigation, a configuration directly mirrored in the proposed framework.</w:t>
        </w:r>
      </w:ins>
    </w:p>
    <w:p>
      <w:pPr>
        <w:spacing w:after="120" w:line="360"/>
        <w:ind w:firstLine="720"/>
        <w:jc w:val="both"/>
      </w:pPr>
      <w:ins w:author="Jester C. Penaranda" w:date="2026-06-01T00:00:00Z">
        <w:r>
          <w:rPr>
            <w:rFonts w:ascii="Arial" w:cs="Arial" w:eastAsia="Arial" w:hAnsi="Arial"/>
            <w:sz w:val="24"/>
            <w:szCs w:val="24"/>
          </w:rPr>
          <w:t xml:space="preserve">Although PDR research has matured significantly, very few studies have applied PDR plus QR anchor systems to Philippine government buildings, where building floor plans, hallway layouts, and signage conventions differ from international research settings. The proposed Geo-Agentic RAG framework adapts the PDR plus QR anchor methodology to the unique configurational properties of Calamba City Hall.</w:t>
        </w:r>
      </w:ins>
    </w:p>
    <w:p>
      <w:pPr>
        <w:pStyle w:val="Heading2"/>
        <w:spacing w:after="180" w:before="320"/>
      </w:pPr>
      <w:ins w:author="Jester C. Penaranda" w:date="2026-06-01T00:00:00Z">
        <w:r>
          <w:rPr>
            <w:rFonts w:ascii="Arial" w:cs="Arial" w:eastAsia="Arial" w:hAnsi="Arial"/>
            <w:b/>
            <w:bCs/>
            <w:sz w:val="26"/>
            <w:szCs w:val="26"/>
          </w:rPr>
          <w:t xml:space="preserve">QR Code-Anchored Indoor Positioning and Drift Correction</w:t>
        </w:r>
      </w:ins>
    </w:p>
    <w:p>
      <w:pPr>
        <w:spacing w:after="120" w:line="360"/>
        <w:ind w:firstLine="720"/>
        <w:jc w:val="both"/>
      </w:pPr>
      <w:ins w:author="Jester C. Penaranda" w:date="2026-06-01T00:00:00Z">
        <w:r>
          <w:rPr>
            <w:rFonts w:ascii="Arial" w:cs="Arial" w:eastAsia="Arial" w:hAnsi="Arial"/>
            <w:sz w:val="24"/>
            <w:szCs w:val="24"/>
          </w:rPr>
          <w:t xml:space="preserve">Quick Response (QR) codes have emerged as a low-cost and robust mechanism for anchoring indoor positioning systems against the cumulative drift inherent in Pedestrian Dead Reckoning. Unlike Bluetooth Low Energy beacons that require dedicated hardware and battery management, QR anchors are printable, location-fixed, and impose minimal infrastructure cost on the deploying institution. Modic et al. (2025) proposed an offline indoor navigation system using QR codes specifically suited for public-facility environments where continuous internet connectivity cannot be assumed.</w:t>
        </w:r>
      </w:ins>
    </w:p>
    <w:p>
      <w:pPr>
        <w:spacing w:after="120" w:line="360"/>
        <w:ind w:firstLine="720"/>
        <w:jc w:val="both"/>
      </w:pPr>
      <w:ins w:author="Jester C. Penaranda" w:date="2026-06-01T00:00:00Z">
        <w:r>
          <w:rPr>
            <w:rFonts w:ascii="Arial" w:cs="Arial" w:eastAsia="Arial" w:hAnsi="Arial"/>
            <w:sz w:val="24"/>
            <w:szCs w:val="24"/>
          </w:rPr>
          <w:t xml:space="preserve">Hazzazi et al. (2025) extended QR-anchor-based positioning with Galois-field-based cryptography and hybrid deep-learning algorithms to achieve high-accuracy indoor positioning, demonstrating that QR systems can support security-sensitive applications such as access control. Branco et al. (2025) reviewed indoor positioning techniques applied to collaborative augmented reality and identified QR-based localization as a foundational layer for hybrid augmented-reality and Pedestrian Dead Reckoning navigation. Yang et al. (2025) further reported a spatial-geometry algorithm using a single vision beacon, advancing the case for sparse-anchor positioning architectures.</w:t>
        </w:r>
      </w:ins>
    </w:p>
    <w:p>
      <w:pPr>
        <w:spacing w:after="120" w:line="360"/>
        <w:ind w:firstLine="720"/>
        <w:jc w:val="both"/>
      </w:pPr>
      <w:ins w:author="Jester C. Penaranda" w:date="2026-06-01T00:00:00Z">
        <w:r>
          <w:rPr>
            <w:rFonts w:ascii="Arial" w:cs="Arial" w:eastAsia="Arial" w:hAnsi="Arial"/>
            <w:sz w:val="24"/>
            <w:szCs w:val="24"/>
          </w:rPr>
          <w:t xml:space="preserve">QR anchor placement strategies significantly affect localization accuracy. Lammini et al. (2026) developed an augmented reality framework for real-time CAD-physical synchronization that depends on dense and well-spaced markers, while Dang et al. (2025) integrated QR codes with Internet-of-Things-enabled robotic delivery to improve last-meter navigation in commercial environments. These findings reinforce that QR anchor density and placement are critical design variables for indoor positioning quality.</w:t>
        </w:r>
      </w:ins>
    </w:p>
    <w:p>
      <w:pPr>
        <w:spacing w:after="120" w:line="360"/>
        <w:ind w:firstLine="720"/>
        <w:jc w:val="both"/>
      </w:pPr>
      <w:ins w:author="Jester C. Penaranda" w:date="2026-06-01T00:00:00Z">
        <w:r>
          <w:rPr>
            <w:rFonts w:ascii="Arial" w:cs="Arial" w:eastAsia="Arial" w:hAnsi="Arial"/>
            <w:sz w:val="24"/>
            <w:szCs w:val="24"/>
          </w:rPr>
          <w:t xml:space="preserve">Despite these advances, Philippine government deployments rarely integrate QR anchor systems into citizen-facing wayfinding because of low awareness of the technology, the cost of generating and laminating durable QR labels, and the lack of supporting software ecosystems. The Geo-Agentic RAG framework formalizes a QR anchor format encoded as GRID:floor:row,col and integrates it natively into a unified municipal service platform.</w:t>
        </w:r>
      </w:ins>
    </w:p>
    <w:p>
      <w:pPr>
        <w:pStyle w:val="Heading2"/>
        <w:spacing w:after="180" w:before="320"/>
      </w:pPr>
      <w:r>
        <w:rPr>
          <w:rFonts w:ascii="Arial" w:cs="Arial" w:eastAsia="Arial" w:hAnsi="Arial"/>
          <w:b/>
          <w:bCs/>
          <w:sz w:val="26"/>
          <w:szCs w:val="26"/>
        </w:rPr>
        <w:t xml:space="preserve">Administrative Analytics and Data-Driven Governance</w:t>
      </w:r>
    </w:p>
    <w:p>
      <w:pPr>
        <w:spacing w:after="120" w:line="360"/>
        <w:ind w:firstLine="720"/>
        <w:jc w:val="both"/>
      </w:pPr>
      <w:r>
        <w:rPr>
          <w:rFonts w:ascii="Arial" w:cs="Arial" w:eastAsia="Arial" w:hAnsi="Arial"/>
          <w:sz w:val="24"/>
          <w:szCs w:val="24"/>
        </w:rPr>
        <w:t xml:space="preserve">Administrative analytics enables governments to analyze operational data, monitor service performance, and support evidence-based decision-making. Descriptive analytics platforms improve transparency, resource optimization, and public accountability. According to Magakwe (2025), analytics-driven governance enhances organizational responsiveness and operational monitoring through real-time dashboards and data visualization systems.</w:t>
      </w:r>
    </w:p>
    <w:p>
      <w:pPr>
        <w:spacing w:after="120" w:line="360"/>
        <w:ind w:firstLine="720"/>
        <w:jc w:val="both"/>
      </w:pPr>
      <w:r>
        <w:rPr>
          <w:rFonts w:ascii="Arial" w:cs="Arial" w:eastAsia="Arial" w:hAnsi="Arial"/>
          <w:sz w:val="24"/>
          <w:szCs w:val="24"/>
        </w:rPr>
        <w:t xml:space="preserve">In the Philippines, the Public Financial Management Reform Roadmap emphasizes digital governance and real-time operational monitoring to improve accountability and service efficiency (Open Government Partnership Philippines, 2025).</w:t>
      </w:r>
    </w:p>
    <w:p>
      <w:pPr>
        <w:spacing w:after="120" w:line="360"/>
        <w:ind w:firstLine="720"/>
        <w:jc w:val="both"/>
      </w:pPr>
      <w:r>
        <w:rPr>
          <w:rFonts w:ascii="Arial" w:cs="Arial" w:eastAsia="Arial" w:hAnsi="Arial"/>
          <w:sz w:val="24"/>
          <w:szCs w:val="24"/>
        </w:rPr>
        <w:t xml:space="preserve">Studies by the Asian Development Bank (2025) and PIDS (2025) identified analytics as critical for identifying service bottlenecks, monitoring citizen engagement, and improving operational planning.</w:t>
      </w:r>
    </w:p>
    <w:p>
      <w:pPr>
        <w:spacing w:after="120" w:line="360"/>
        <w:ind w:firstLine="720"/>
        <w:jc w:val="both"/>
      </w:pPr>
      <w:r>
        <w:rPr>
          <w:rFonts w:ascii="Arial" w:cs="Arial" w:eastAsia="Arial" w:hAnsi="Arial"/>
          <w:sz w:val="24"/>
          <w:szCs w:val="24"/>
        </w:rPr>
        <w:t xml:space="preserve">Administrative dashboards have been widely adopted in healthcare, education, and enterprise systems. However, many LGUs still lack integrated analytics platforms capable of monitoring citizen inquiry trends, navigation behaviors, and operational inefficiencies. Data governance remains a major challenge in analytics implementation. Privacy protection, interoperability, access control, and auditability are essential for maintaining governance integrity (Cloudian, 2026).</w:t>
      </w:r>
    </w:p>
    <w:p>
      <w:pPr>
        <w:spacing w:after="120" w:line="360"/>
        <w:ind w:firstLine="720"/>
        <w:jc w:val="both"/>
      </w:pPr>
      <w:r>
        <w:rPr>
          <w:rFonts w:ascii="Arial" w:cs="Arial" w:eastAsia="Arial" w:hAnsi="Arial"/>
          <w:sz w:val="24"/>
          <w:szCs w:val="24"/>
        </w:rPr>
        <w:t xml:space="preserve">The integration of analytics with AI systems enables dynamic operational monitoring and automated governance insights. Agentic systems can autonomously analyze inquiry patterns, detect operational inefficiencies, and support evidence-based administrative decisions. Existing LGU systems rarely integrate conversational analytics, navigation analytics, and operational dashboards into a unified governance intelligence framework.</w:t>
      </w:r>
    </w:p>
    <w:p>
      <w:pPr>
        <w:pStyle w:val="Heading2"/>
        <w:spacing w:after="180" w:before="320"/>
      </w:pPr>
      <w:r>
        <w:rPr>
          <w:rFonts w:ascii="Arial" w:cs="Arial" w:eastAsia="Arial" w:hAnsi="Arial"/>
          <w:b/>
          <w:bCs/>
          <w:sz w:val="26"/>
          <w:szCs w:val="26"/>
        </w:rPr>
        <w:t xml:space="preserve">Synthesis</w:t>
      </w:r>
    </w:p>
    <w:p>
      <w:pPr>
        <w:spacing w:after="120" w:line="360"/>
        <w:ind w:firstLine="720"/>
        <w:jc w:val="both"/>
      </w:pPr>
      <w:r>
        <w:rPr>
          <w:rFonts w:ascii="Arial" w:cs="Arial" w:eastAsia="Arial" w:hAnsi="Arial"/>
          <w:sz w:val="24"/>
          <w:szCs w:val="24"/>
        </w:rPr>
        <w:t xml:space="preserve">The reviewed literature collectively demonstrates that the integration of Artificial Intelligence (AI), Retrieval-Augmented Generation (RAG), conversational systems, indoor wayfinding technologies, and administrative analytics significantly contributes to the advancement of intelligent digital governance systems. Across international and Philippine contexts, studies consistently emphasize the growing need for citizen-centered technologies capable of improving operational efficiency, transparency, accessibility, and evidence-based governance in public institutions. These findings strongly support the development of the proposed research. The literature on digital governance and public service delivery in Philippine Local Government Units (LGUs) reveals that despite ongoing digital transformation initiatives such as the eLGU System and DMS4LGUs, many municipalities continue to experience fragmented digital infrastructures, inconsistent implementation, limited interoperability, and insufficient citizen- centered service mechanisms. Studies by Conchas and Salapa (2025), Yumen (2025), and the Philippine Institute for Development Studies (PIDS, 2025) indicate that existing LGU systems remain largely transactional and focused primarily on permit processing, online forms, and document management rather than intelligent and integrated governance support. These findings directly relate to the present study because the proposed Geo-Agentic RAG system seeks to address these deficiencies through the integration of conversational AI, indoor wayfinding, and analytics- driven governance within a unified municipal platform.</w:t>
      </w:r>
    </w:p>
    <w:p>
      <w:pPr>
        <w:spacing w:after="120" w:line="360"/>
        <w:ind w:firstLine="720"/>
        <w:jc w:val="both"/>
      </w:pPr>
      <w:r>
        <w:rPr>
          <w:rFonts w:ascii="Arial" w:cs="Arial" w:eastAsia="Arial" w:hAnsi="Arial"/>
          <w:sz w:val="24"/>
          <w:szCs w:val="24"/>
        </w:rPr>
        <w:t xml:space="preserve">The reviewed studies on Artificial Intelligence adoption in LGUs further establish that AI technologies improve governance responsiveness, citizen engagement, and administrative efficiency. International implementations such as Singapore's "Ask Jamie" and Estonia's "Bürokratt" demonstrate how intelligent AI-driven systems can automate procedural assistance while reducing the workload of frontline government personnel. However, the literature also highlights significant limitations in existing government AI systems, particularly in developing countries such as the Philippines. Many LGUs continue to rely heavily on manual processes and static rule-based systems due to infrastructure limitations, inadequate digital readiness, insufficient ICT personnel, and organizational resistance to technological innovation. Existing systems also lack contextual reasoning, adaptive assistance, and interoperability with operational governance functions. These gaps justify the need for an intelligent governance system capable of contextual procedural assistance and integrated operational support such as the proposed Geo-Agentic RAG framework.</w:t>
      </w:r>
    </w:p>
    <w:p>
      <w:pPr>
        <w:spacing w:after="120" w:line="360"/>
        <w:ind w:firstLine="720"/>
        <w:jc w:val="both"/>
      </w:pPr>
      <w:r>
        <w:rPr>
          <w:rFonts w:ascii="Arial" w:cs="Arial" w:eastAsia="Arial" w:hAnsi="Arial"/>
          <w:sz w:val="24"/>
          <w:szCs w:val="24"/>
        </w:rPr>
        <w:t xml:space="preserve">The literature on conversational artificial intelligence consistently demonstrates that AI- powered virtual assistants and chatbots significantly improve citizen accessibility and service responsiveness. Studies show that conversational AI reduces administrative workload through automated inquiry handling and real-time assistance. However, current government chatbot implementations are commonly limited by rule-based architectures and predefined responses that lack contextual understanding and adaptive reasoning. As emphasized by Li et al. (2025), conversational systems integrated with Retrieval-Augmented Generation improve factual accuracy and contextual relevance because responses are grounded on authoritative documents instead of relying solely on pretrained language models. These findings strongly support the dissertation's integration of conversational AI with Agentic RAG capabilities to provide reliable and context- aware municipal service guidance.</w:t>
      </w:r>
    </w:p>
    <w:p>
      <w:pPr>
        <w:spacing w:after="120" w:line="360"/>
        <w:ind w:firstLine="720"/>
        <w:jc w:val="both"/>
      </w:pPr>
      <w:r>
        <w:rPr>
          <w:rFonts w:ascii="Arial" w:cs="Arial" w:eastAsia="Arial" w:hAnsi="Arial"/>
          <w:sz w:val="24"/>
          <w:szCs w:val="24"/>
        </w:rPr>
        <w:t xml:space="preserve">The reviewed literature on Retrieval-Augmented Generation further establishes its importance in improving information reliability, explainability, and procedural consistency in governance environments. Unlike traditional large language models that rely on static pretrained knowledge, RAG systems dynamically retrieve updated information from external knowledge repositories during response generation. Studies by Techment (2026), Kawashima et al. (2024), and Feith (2024) demonstrate that RAG systems improve operational efficiency, reduce misinformation, and enhance procedural accuracy through grounded retrieval and contextual response generation. The literature also emphasizes that RAG architectures effectively address outdated information challenges by continuously retrieving updated procedural documents and synchronizing knowledge bases without requiring model retraining. These capabilities are particularly relevant to local government environments where procedural requirements and policies frequently change. The findings directly support the proposed Geo-Agentic RAG system because the study specifically utilizes Agentic Retrieval-Augmented Generation to provide updated, grounded, and explainable procedural guidance based on official LGU documents such as Citizen's Charters and municipal policies.</w:t>
      </w:r>
    </w:p>
    <w:p>
      <w:pPr>
        <w:spacing w:after="120" w:line="360"/>
        <w:ind w:firstLine="720"/>
        <w:jc w:val="both"/>
      </w:pPr>
      <w:r>
        <w:rPr>
          <w:rFonts w:ascii="Arial" w:cs="Arial" w:eastAsia="Arial" w:hAnsi="Arial"/>
          <w:sz w:val="24"/>
          <w:szCs w:val="24"/>
        </w:rPr>
        <w:t xml:space="preserve">Studies on transparency and accountability through RAG architectures further reinforce the relevance of the proposed system. The literature indicates that traditional conversational AI systems often function as "black box" technologies that lack explainability and traceability, thereby creating concerns involving misinformation, accountability, and public trust. In contrast, RAG systems improve transparency through source-grounded retrieval, document traceability, audit trails, and explainable response generation. According to Deepchecks (2026) and Cloudian (2026), grounded retrieval mechanisms allow both users and administrators to verify the sources of AI- generated responses, thereby improving governance accountability and procedural reliability. These findings align closely with the objectives of the present dissertation, which aims to ensure that municipal procedural guidance remains transparent, verifiable, and trustworthy through the use of authoritative document retrieval.</w:t>
      </w:r>
    </w:p>
    <w:p>
      <w:pPr>
        <w:spacing w:after="120" w:line="360"/>
        <w:ind w:firstLine="720"/>
        <w:jc w:val="both"/>
      </w:pPr>
      <w:r>
        <w:rPr>
          <w:rFonts w:ascii="Arial" w:cs="Arial" w:eastAsia="Arial" w:hAnsi="Arial"/>
          <w:sz w:val="24"/>
          <w:szCs w:val="24"/>
        </w:rPr>
        <w:t xml:space="preserve">The literature on Agentic Artificial Intelligence additionally highlights the importance of adaptive reasoning, contextual planning, autonomous retrieval, and human-AI collaboration in modern governance systems. Agentic AI architectures are capable of dynamically reformulating queries, coordinating retrieval processes, and performing multi-step reasoning based on contextual user requirements. Research by Li et al. (2025) indicates that Agentic RAG systems outperform conventional conversational AI architectures because they integrate reasoning, retrieval, planning, and contextual adaptation. These capabilities directly support the dissertation's decision to utilize an Agentic RAG architecture as the core conversational component of the proposed system. The reviewed studies on indoor wayfinding technologies further establish the importance of navigation systems in improving accessibility and service efficiency within complex public facilities. Hybrid navigation systems utilizing Pedestrian Dead Reckoning (PDR), QR-code positioning, BLE localization, and sensor fusion technologies have demonstrated high positioning accuracy and cost efficiency in large indoor environments such as hospitals, airports, and universities. However, the literature consistently reveals that existing indoor navigation systems operate independently from conversational government assistance systems and administrative analytics platforms. Current systems primarily focus on standalone navigation functionalities rather than integrated citizen service support. These findings strongly support the novelty of the present study, which integrates indoor navigation directly with conversational AI and municipal service guidance to improve citizen accessibility and procedural navigation within local government offices.</w:t>
      </w:r>
    </w:p>
    <w:p>
      <w:pPr>
        <w:spacing w:after="120" w:line="360"/>
        <w:ind w:firstLine="720"/>
        <w:jc w:val="both"/>
      </w:pPr>
      <w:r>
        <w:rPr>
          <w:rFonts w:ascii="Arial" w:cs="Arial" w:eastAsia="Arial" w:hAnsi="Arial"/>
          <w:sz w:val="24"/>
          <w:szCs w:val="24"/>
        </w:rPr>
        <w:t xml:space="preserve">The literature on administrative analytics and data-driven governance likewise demonstrates the increasing importance of analytics in improving operational monitoring, evidence-based decision-making, and governance transparency. Studies by Magakwe (2025), the Asian Development Bank (2025), and PIDS (2025) indicate that analytics platforms improve organizational responsiveness by enabling governments to monitor service performance, identify operational bottlenecks, and analyze citizen interaction patterns. Nevertheless, many LGUs still lack integrated analytics systems capable of monitoring citizen inquiries, navigation behaviors, and procedural trends in real time. Existing systems rarely integrate conversational analytics, navigation analytics, and governance dashboards into a unified intelligence framework. These limitations establish the relevance of the dissertation's administrative analytics component, which seeks to provide operational insights and analytics-driven governance support for municipal administrators. Collectively, the reviewed literature reveals several major research gaps. Existing LGU systems remain fragmented and transactional, with limited integration of conversational AI, indoor navigation, Retrieval-Augmented Generation, and administrative analytics. Current chatbot systems lack grounded retrieval and contextual reasoning capabilities, while indoor navigation platforms function independently from procedural assistance systems. Moreover, there is limited research involving integrated AI-driven governance systems specifically designed for Philippine municipal environments.</w:t>
      </w:r>
    </w:p>
    <w:p>
      <w:pPr>
        <w:spacing w:after="120" w:line="360"/>
        <w:ind w:firstLine="720"/>
        <w:jc w:val="both"/>
      </w:pPr>
      <w:r>
        <w:rPr>
          <w:rFonts w:ascii="Arial" w:cs="Arial" w:eastAsia="Arial" w:hAnsi="Arial"/>
          <w:sz w:val="24"/>
          <w:szCs w:val="24"/>
        </w:rPr>
        <w:t xml:space="preserve">These identified gaps establish the significance, originality, and relevance of the proposed research. The proposed Geo-Agentic RAG Intelligent System contributes to the advancement of intelligent digital governance by integrating: conversational artificial intelligence, Agentic Retrieval-Augmented Generation, indoor wayfinding technologies, and administrative analytics into a unified and citizen-centered municipal governance platform. Through this integration, the study seeks to improve citizen accessibility, procedural understanding, operational efficiency, governance transparency, and evidence-based administrative decision-making within Local Government Units in the Philippines.</w:t>
      </w:r>
    </w:p>
    <w:p>
      <w:pPr>
        <w:pStyle w:val="Heading2"/>
        <w:spacing w:after="180" w:before="320"/>
      </w:pPr>
      <w:ins w:author="Jester C. Penaranda" w:date="2026-06-01T00:00:00Z">
        <w:r>
          <w:rPr>
            <w:rFonts w:ascii="Arial" w:cs="Arial" w:eastAsia="Arial" w:hAnsi="Arial"/>
            <w:b/>
            <w:bCs/>
            <w:sz w:val="26"/>
            <w:szCs w:val="26"/>
          </w:rPr>
          <w:t xml:space="preserve">Synthesis Addendum (Supplementary Material)</w:t>
        </w:r>
      </w:ins>
    </w:p>
    <w:p>
      <w:pPr>
        <w:spacing w:after="120" w:line="360"/>
        <w:ind w:firstLine="720"/>
        <w:jc w:val="both"/>
      </w:pPr>
      <w:ins w:author="Jester C. Penaranda" w:date="2026-06-01T00:00:00Z">
        <w:r>
          <w:rPr>
            <w:rFonts w:ascii="Arial" w:cs="Arial" w:eastAsia="Arial" w:hAnsi="Arial"/>
            <w:sz w:val="24"/>
            <w:szCs w:val="24"/>
          </w:rPr>
          <w:t xml:space="preserve">The integrated literature above reinforces the original synthesis by adding technical and methodological grounding for the proposed framework. The recurring conclusion across the additional sections is that international research has matured each individual component of the proposed system, including multilingual embeddings, FAISS-based vector indexing, cross-encoder reranking, Pedestrian Dead Reckoning with vision and QR anchors, cloud large-language-model inference, and trustworthy-artificial-intelligence usability evaluation, yet integration into a unified municipal service platform calibrated for Filipino-language and Philippine local-government conditions remains rare.</w:t>
        </w:r>
      </w:ins>
    </w:p>
    <w:p>
      <w:pPr>
        <w:spacing w:after="120" w:line="360"/>
        <w:ind w:firstLine="720"/>
        <w:jc w:val="both"/>
      </w:pPr>
      <w:ins w:author="Jester C. Penaranda" w:date="2026-06-01T00:00:00Z">
        <w:r>
          <w:rPr>
            <w:rFonts w:ascii="Arial" w:cs="Arial" w:eastAsia="Arial" w:hAnsi="Arial"/>
            <w:sz w:val="24"/>
            <w:szCs w:val="24"/>
          </w:rPr>
          <w:t xml:space="preserve">The Geo-Agentic RAG framework directly addresses this integration gap by combining multilingual retrieval, agentic generation, indoor wayfinding, and administrative analytics into a single citizen-facing platform grounded in the official Calamba City Hall Citizen's Charter. Scopus-indexed studies retrieved across all themes converge on the same observation: dedicated Filipino-language municipal applications are underrepresented in the literature, making the present study both timely and academically distinctive.</w:t>
        </w:r>
      </w:ins>
    </w:p>
    <w:p>
      <w:r>
        <w:br w:type="page"/>
      </w:r>
    </w:p>
    <w:p>
      <w:pPr>
        <w:pStyle w:val="Heading1"/>
        <w:spacing w:after="240" w:before="360"/>
        <w:jc w:val="center"/>
      </w:pPr>
      <w:ins w:author="Jester C. Penaranda" w:date="2026-06-01T00:00:00Z">
        <w:r>
          <w:rPr>
            <w:rFonts w:ascii="Arial" w:cs="Arial" w:eastAsia="Arial" w:hAnsi="Arial"/>
            <w:b/>
            <w:bCs/>
            <w:sz w:val="32"/>
            <w:szCs w:val="32"/>
          </w:rPr>
          <w:t xml:space="preserve">References (Supplementary)</w:t>
        </w:r>
      </w:ins>
    </w:p>
    <w:p>
      <w:pPr>
        <w:spacing w:after="120" w:line="360"/>
        <w:jc w:val="both"/>
      </w:pPr>
      <w:ins w:author="Jester C. Penaranda" w:date="2026-06-01T00:00:00Z">
        <w:r>
          <w:rPr>
            <w:rFonts w:ascii="Arial" w:cs="Arial" w:eastAsia="Arial" w:hAnsi="Arial"/>
            <w:sz w:val="24"/>
            <w:szCs w:val="24"/>
          </w:rPr>
          <w:t xml:space="preserve">The references below cover the supplementary sections only. The original Chapter 2 references continue to apply for the original eleven sections and should remain in the dissertation's master bibliography.</w:t>
        </w:r>
      </w:ins>
    </w:p>
    <w:p>
      <w:pPr>
        <w:spacing w:after="120" w:line="360"/>
        <w:ind w:left="720" w:hanging="720"/>
        <w:jc w:val="left"/>
      </w:pPr>
      <w:ins w:author="Jester C. Penaranda" w:date="2026-06-01T00:00:00Z">
        <w:r>
          <w:rPr>
            <w:rFonts w:ascii="Arial" w:cs="Arial" w:eastAsia="Arial" w:hAnsi="Arial"/>
            <w:sz w:val="24"/>
            <w:szCs w:val="24"/>
          </w:rPr>
          <w:t xml:space="preserve">Absalamova, D. (2026). Developing a semantic search-based chatbot for legal queries in Uzbek language using big data resources. ICFNDS 2025. https://doi.org/10.1145/3789692.3789825</w:t>
        </w:r>
      </w:ins>
    </w:p>
    <w:p>
      <w:pPr>
        <w:spacing w:after="120" w:line="360"/>
        <w:ind w:left="720" w:hanging="720"/>
        <w:jc w:val="left"/>
      </w:pPr>
      <w:ins w:author="Jester C. Penaranda" w:date="2026-06-01T00:00:00Z">
        <w:r>
          <w:rPr>
            <w:rFonts w:ascii="Arial" w:cs="Arial" w:eastAsia="Arial" w:hAnsi="Arial"/>
            <w:sz w:val="24"/>
            <w:szCs w:val="24"/>
          </w:rPr>
          <w:t xml:space="preserve">Al-Hawari, F. (2026). Scrum-guided development of an intelligent payroll management system with rule-based automation and RAG chatbot support. Knowledge-Based Systems. https://doi.org/10.1016/j.knosys.2026.116301</w:t>
        </w:r>
      </w:ins>
    </w:p>
    <w:p>
      <w:pPr>
        <w:spacing w:after="120" w:line="360"/>
        <w:ind w:left="720" w:hanging="720"/>
        <w:jc w:val="left"/>
      </w:pPr>
      <w:ins w:author="Jester C. Penaranda" w:date="2026-06-01T00:00:00Z">
        <w:r>
          <w:rPr>
            <w:rFonts w:ascii="Arial" w:cs="Arial" w:eastAsia="Arial" w:hAnsi="Arial"/>
            <w:sz w:val="24"/>
            <w:szCs w:val="24"/>
          </w:rPr>
          <w:t xml:space="preserve">Amparo, J. C. (2026). Semantic AI-based retrieval of capstone manuscript. ICEEL 2025. https://doi.org/10.1145/3789859.3789918</w:t>
        </w:r>
      </w:ins>
    </w:p>
    <w:p>
      <w:pPr>
        <w:spacing w:after="120" w:line="360"/>
        <w:ind w:left="720" w:hanging="720"/>
        <w:jc w:val="left"/>
      </w:pPr>
      <w:ins w:author="Jester C. Penaranda" w:date="2026-06-01T00:00:00Z">
        <w:r>
          <w:rPr>
            <w:rFonts w:ascii="Arial" w:cs="Arial" w:eastAsia="Arial" w:hAnsi="Arial"/>
            <w:sz w:val="24"/>
            <w:szCs w:val="24"/>
          </w:rPr>
          <w:t xml:space="preserve">Bangor, A., Kortum, P., &amp; Miller, J. (2008). An empirical evaluation of the System Usability Scale. International Journal of Human-Computer Interaction, 24(6), 574-594. https://doi.org/10.1080/10447310802205776</w:t>
        </w:r>
      </w:ins>
    </w:p>
    <w:p>
      <w:pPr>
        <w:spacing w:after="120" w:line="360"/>
        <w:ind w:left="720" w:hanging="720"/>
        <w:jc w:val="left"/>
      </w:pPr>
      <w:ins w:author="Jester C. Penaranda" w:date="2026-06-01T00:00:00Z">
        <w:r>
          <w:rPr>
            <w:rFonts w:ascii="Arial" w:cs="Arial" w:eastAsia="Arial" w:hAnsi="Arial"/>
            <w:sz w:val="24"/>
            <w:szCs w:val="24"/>
          </w:rPr>
          <w:t xml:space="preserve">Branco, D. (2025). Indoor positioning techniques applied to collaborative AR. Lecture Notes on Data Engineering and Communications Technologies. https://doi.org/10.1007/978-3-031-87781-0_20</w:t>
        </w:r>
      </w:ins>
    </w:p>
    <w:p>
      <w:pPr>
        <w:spacing w:after="120" w:line="360"/>
        <w:ind w:left="720" w:hanging="720"/>
        <w:jc w:val="left"/>
      </w:pPr>
      <w:ins w:author="Jester C. Penaranda" w:date="2026-06-01T00:00:00Z">
        <w:r>
          <w:rPr>
            <w:rFonts w:ascii="Arial" w:cs="Arial" w:eastAsia="Arial" w:hAnsi="Arial"/>
            <w:sz w:val="24"/>
            <w:szCs w:val="24"/>
          </w:rPr>
          <w:t xml:space="preserve">Brooke, J. (1996). SUS: A 'quick and dirty' usability scale. In P. W. Jordan et al. (Eds.), Usability Evaluation in Industry. Taylor &amp; Francis.</w:t>
        </w:r>
      </w:ins>
    </w:p>
    <w:p>
      <w:pPr>
        <w:spacing w:after="120" w:line="360"/>
        <w:ind w:left="720" w:hanging="720"/>
        <w:jc w:val="left"/>
      </w:pPr>
      <w:ins w:author="Jester C. Penaranda" w:date="2026-06-01T00:00:00Z">
        <w:r>
          <w:rPr>
            <w:rFonts w:ascii="Arial" w:cs="Arial" w:eastAsia="Arial" w:hAnsi="Arial"/>
            <w:sz w:val="24"/>
            <w:szCs w:val="24"/>
          </w:rPr>
          <w:t xml:space="preserve">Chen, L. W. (2026). Deep learning based pedestrian dead reckoning with vision anchor augmentation for seamless centimeter-level indoor positioning. IEEE Transactions on Systems, Man, and Cybernetics: Systems. https://doi.org/10.1109/TSMC.2026.3659913</w:t>
        </w:r>
      </w:ins>
    </w:p>
    <w:p>
      <w:pPr>
        <w:spacing w:after="120" w:line="360"/>
        <w:ind w:left="720" w:hanging="720"/>
        <w:jc w:val="left"/>
      </w:pPr>
      <w:ins w:author="Jester C. Penaranda" w:date="2026-06-01T00:00:00Z">
        <w:r>
          <w:rPr>
            <w:rFonts w:ascii="Arial" w:cs="Arial" w:eastAsia="Arial" w:hAnsi="Arial"/>
            <w:sz w:val="24"/>
            <w:szCs w:val="24"/>
          </w:rPr>
          <w:t xml:space="preserve">Choi, S. R. (2026). Development of an AI chatbot to support shared decision-making in rheumatoid arthritis: A two-phase usability study. BMC Medical Informatics and Decision Making. https://doi.org/10.1186/s12911-026-03467-4</w:t>
        </w:r>
      </w:ins>
    </w:p>
    <w:p>
      <w:pPr>
        <w:spacing w:after="120" w:line="360"/>
        <w:ind w:left="720" w:hanging="720"/>
        <w:jc w:val="left"/>
      </w:pPr>
      <w:ins w:author="Jester C. Penaranda" w:date="2026-06-01T00:00:00Z">
        <w:r>
          <w:rPr>
            <w:rFonts w:ascii="Arial" w:cs="Arial" w:eastAsia="Arial" w:hAnsi="Arial"/>
            <w:sz w:val="24"/>
            <w:szCs w:val="24"/>
          </w:rPr>
          <w:t xml:space="preserve">Comb, M. (2026). Universal digital identity stakeholder alignment: Toward context-layered RAG architectures for ecosystem-aware AI. Digital. https://doi.org/10.3390/digital6010004</w:t>
        </w:r>
      </w:ins>
    </w:p>
    <w:p>
      <w:pPr>
        <w:spacing w:after="120" w:line="360"/>
        <w:ind w:left="720" w:hanging="720"/>
        <w:jc w:val="left"/>
      </w:pPr>
      <w:ins w:author="Jester C. Penaranda" w:date="2026-06-01T00:00:00Z">
        <w:r>
          <w:rPr>
            <w:rFonts w:ascii="Arial" w:cs="Arial" w:eastAsia="Arial" w:hAnsi="Arial"/>
            <w:sz w:val="24"/>
            <w:szCs w:val="24"/>
          </w:rPr>
          <w:t xml:space="preserve">Dang, H. V. (2025). Smart solutions: IoT and robotics to enhance delivery service efficiency. CCIOT 2025. https://doi.org/10.1145/3785520.3785536</w:t>
        </w:r>
      </w:ins>
    </w:p>
    <w:p>
      <w:pPr>
        <w:spacing w:after="120" w:line="360"/>
        <w:ind w:left="720" w:hanging="720"/>
        <w:jc w:val="left"/>
      </w:pPr>
      <w:ins w:author="Jester C. Penaranda" w:date="2026-06-01T00:00:00Z">
        <w:r>
          <w:rPr>
            <w:rFonts w:ascii="Arial" w:cs="Arial" w:eastAsia="Arial" w:hAnsi="Arial"/>
            <w:sz w:val="24"/>
            <w:szCs w:val="24"/>
          </w:rPr>
          <w:t xml:space="preserve">Dedema, M. (2026). When generative AI mixes languages: Multilingual users' code-switching behavior in human-LLM interaction. CHI Proceedings. https://doi.org/10.1145/3772363.3798492</w:t>
        </w:r>
      </w:ins>
    </w:p>
    <w:p>
      <w:pPr>
        <w:spacing w:after="120" w:line="360"/>
        <w:ind w:left="720" w:hanging="720"/>
        <w:jc w:val="left"/>
      </w:pPr>
      <w:ins w:author="Jester C. Penaranda" w:date="2026-06-01T00:00:00Z">
        <w:r>
          <w:rPr>
            <w:rFonts w:ascii="Arial" w:cs="Arial" w:eastAsia="Arial" w:hAnsi="Arial"/>
            <w:sz w:val="24"/>
            <w:szCs w:val="24"/>
          </w:rPr>
          <w:t xml:space="preserve">de Goma, J. (2026). Deep sentiment analysis on online learning tweets using CNN, LSTM. WSSE 2025. https://doi.org/10.1145/3779657.3779674</w:t>
        </w:r>
      </w:ins>
    </w:p>
    <w:p>
      <w:pPr>
        <w:spacing w:after="120" w:line="360"/>
        <w:ind w:left="720" w:hanging="720"/>
        <w:jc w:val="left"/>
      </w:pPr>
      <w:ins w:author="Jester C. Penaranda" w:date="2026-06-01T00:00:00Z">
        <w:r>
          <w:rPr>
            <w:rFonts w:ascii="Arial" w:cs="Arial" w:eastAsia="Arial" w:hAnsi="Arial"/>
            <w:sz w:val="24"/>
            <w:szCs w:val="24"/>
          </w:rPr>
          <w:t xml:space="preserve">Deng, J. (2026). Named entity recognition in Beiyang government documents resources using large language models. Journal of Modern Information. https://doi.org/10.3969/j.issn.1008-0821.2026.03.004</w:t>
        </w:r>
      </w:ins>
    </w:p>
    <w:p>
      <w:pPr>
        <w:spacing w:after="120" w:line="360"/>
        <w:ind w:left="720" w:hanging="720"/>
        <w:jc w:val="left"/>
      </w:pPr>
      <w:ins w:author="Jester C. Penaranda" w:date="2026-06-01T00:00:00Z">
        <w:r>
          <w:rPr>
            <w:rFonts w:ascii="Arial" w:cs="Arial" w:eastAsia="Arial" w:hAnsi="Arial"/>
            <w:sz w:val="24"/>
            <w:szCs w:val="24"/>
          </w:rPr>
          <w:t xml:space="preserve">Dennison, D. V. (2026). Shiksha Copilot: Teacher-AI collaboration for curating and customizing lesson plans in low-resource schools. PACM HCI. https://doi.org/10.1145/3788074</w:t>
        </w:r>
      </w:ins>
    </w:p>
    <w:p>
      <w:pPr>
        <w:spacing w:after="120" w:line="360"/>
        <w:ind w:left="720" w:hanging="720"/>
        <w:jc w:val="left"/>
      </w:pPr>
      <w:ins w:author="Jester C. Penaranda" w:date="2026-06-01T00:00:00Z">
        <w:r>
          <w:rPr>
            <w:rFonts w:ascii="Arial" w:cs="Arial" w:eastAsia="Arial" w:hAnsi="Arial"/>
            <w:sz w:val="24"/>
            <w:szCs w:val="24"/>
          </w:rPr>
          <w:t xml:space="preserve">Desalegn, E. (2026). Improving Amharic legal question answering with retrieval-augmented generation and locally-sourced data. Knowledge-Based Systems. https://doi.org/10.1016/j.knosys.2026.116194</w:t>
        </w:r>
      </w:ins>
    </w:p>
    <w:p>
      <w:pPr>
        <w:spacing w:after="120" w:line="360"/>
        <w:ind w:left="720" w:hanging="720"/>
        <w:jc w:val="left"/>
      </w:pPr>
      <w:ins w:author="Jester C. Penaranda" w:date="2026-06-01T00:00:00Z">
        <w:r>
          <w:rPr>
            <w:rFonts w:ascii="Arial" w:cs="Arial" w:eastAsia="Arial" w:hAnsi="Arial"/>
            <w:sz w:val="24"/>
            <w:szCs w:val="24"/>
          </w:rPr>
          <w:t xml:space="preserve">Douze, M., et al. (2026). The Faiss library. arXiv:2401.08281.</w:t>
        </w:r>
      </w:ins>
    </w:p>
    <w:p>
      <w:pPr>
        <w:spacing w:after="120" w:line="360"/>
        <w:ind w:left="720" w:hanging="720"/>
        <w:jc w:val="left"/>
      </w:pPr>
      <w:ins w:author="Jester C. Penaranda" w:date="2026-06-01T00:00:00Z">
        <w:r>
          <w:rPr>
            <w:rFonts w:ascii="Arial" w:cs="Arial" w:eastAsia="Arial" w:hAnsi="Arial"/>
            <w:sz w:val="24"/>
            <w:szCs w:val="24"/>
          </w:rPr>
          <w:t xml:space="preserve">Elkiran, H. (2026). Evaluating retriever-reranker pairings in RAG based on quality and efficiency trade-offs. Discover Computing. https://doi.org/10.1007/s10791-026-10156-3</w:t>
        </w:r>
      </w:ins>
    </w:p>
    <w:p>
      <w:pPr>
        <w:spacing w:after="120" w:line="360"/>
        <w:ind w:left="720" w:hanging="720"/>
        <w:jc w:val="left"/>
      </w:pPr>
      <w:ins w:author="Jester C. Penaranda" w:date="2026-06-01T00:00:00Z">
        <w:r>
          <w:rPr>
            <w:rFonts w:ascii="Arial" w:cs="Arial" w:eastAsia="Arial" w:hAnsi="Arial"/>
            <w:sz w:val="24"/>
            <w:szCs w:val="24"/>
          </w:rPr>
          <w:t xml:space="preserve">Elmi, Z. (2026). H-ProtoRAG: A hierarchical prototype-based retrieval-augmented framework. Information Processing &amp; Management. https://doi.org/10.1016/j.ipm.2026.104861</w:t>
        </w:r>
      </w:ins>
    </w:p>
    <w:p>
      <w:pPr>
        <w:spacing w:after="120" w:line="360"/>
        <w:ind w:left="720" w:hanging="720"/>
        <w:jc w:val="left"/>
      </w:pPr>
      <w:ins w:author="Jester C. Penaranda" w:date="2026-06-01T00:00:00Z">
        <w:r>
          <w:rPr>
            <w:rFonts w:ascii="Arial" w:cs="Arial" w:eastAsia="Arial" w:hAnsi="Arial"/>
            <w:sz w:val="24"/>
            <w:szCs w:val="24"/>
          </w:rPr>
          <w:t xml:space="preserve">Foxlin, E. (2005). Pedestrian tracking with shoe-mounted inertial sensors. IEEE Computer Graphics and Applications, 25(6), 38-46. https://doi.org/10.1109/MCG.2005.140</w:t>
        </w:r>
      </w:ins>
    </w:p>
    <w:p>
      <w:pPr>
        <w:spacing w:after="120" w:line="360"/>
        <w:ind w:left="720" w:hanging="720"/>
        <w:jc w:val="left"/>
      </w:pPr>
      <w:ins w:author="Jester C. Penaranda" w:date="2026-06-01T00:00:00Z">
        <w:r>
          <w:rPr>
            <w:rFonts w:ascii="Arial" w:cs="Arial" w:eastAsia="Arial" w:hAnsi="Arial"/>
            <w:sz w:val="24"/>
            <w:szCs w:val="24"/>
          </w:rPr>
          <w:t xml:space="preserve">Fourati, L. C. (2026). Large language models for cyberattack defense: A critical survey. Knowledge and Information Systems. https://doi.org/10.1007/s10115-026-02736-y</w:t>
        </w:r>
      </w:ins>
    </w:p>
    <w:p>
      <w:pPr>
        <w:spacing w:after="120" w:line="360"/>
        <w:ind w:left="720" w:hanging="720"/>
        <w:jc w:val="left"/>
      </w:pPr>
      <w:ins w:author="Jester C. Penaranda" w:date="2026-06-01T00:00:00Z">
        <w:r>
          <w:rPr>
            <w:rFonts w:ascii="Arial" w:cs="Arial" w:eastAsia="Arial" w:hAnsi="Arial"/>
            <w:sz w:val="24"/>
            <w:szCs w:val="24"/>
          </w:rPr>
          <w:t xml:space="preserve">Gilbert, S. (2026). Expert perspectives on the ecosystem of medical AI oversight in the GenAI era. npj Digital Medicine. https://doi.org/10.1038/s41746-026-02785-1</w:t>
        </w:r>
      </w:ins>
    </w:p>
    <w:p>
      <w:pPr>
        <w:spacing w:after="120" w:line="360"/>
        <w:ind w:left="720" w:hanging="720"/>
        <w:jc w:val="left"/>
      </w:pPr>
      <w:ins w:author="Jester C. Penaranda" w:date="2026-06-01T00:00:00Z">
        <w:r>
          <w:rPr>
            <w:rFonts w:ascii="Arial" w:cs="Arial" w:eastAsia="Arial" w:hAnsi="Arial"/>
            <w:sz w:val="24"/>
            <w:szCs w:val="24"/>
          </w:rPr>
          <w:t xml:space="preserve">Gonzales, W. D. W. (2026). Predicting language choice in a digital medium. International Journal of Bilingualism. https://doi.org/10.1177/13670069251325036</w:t>
        </w:r>
      </w:ins>
    </w:p>
    <w:p>
      <w:pPr>
        <w:spacing w:after="120" w:line="360"/>
        <w:ind w:left="720" w:hanging="720"/>
        <w:jc w:val="left"/>
      </w:pPr>
      <w:ins w:author="Jester C. Penaranda" w:date="2026-06-01T00:00:00Z">
        <w:r>
          <w:rPr>
            <w:rFonts w:ascii="Arial" w:cs="Arial" w:eastAsia="Arial" w:hAnsi="Arial"/>
            <w:sz w:val="24"/>
            <w:szCs w:val="24"/>
          </w:rPr>
          <w:t xml:space="preserve">Gong, W. G. (2026). Reranker optimization via geodesic distances on k-NN manifolds. Transactions on Machine Learning Research.</w:t>
        </w:r>
      </w:ins>
    </w:p>
    <w:p>
      <w:pPr>
        <w:spacing w:after="120" w:line="360"/>
        <w:ind w:left="720" w:hanging="720"/>
        <w:jc w:val="left"/>
      </w:pPr>
      <w:ins w:author="Jester C. Penaranda" w:date="2026-06-01T00:00:00Z">
        <w:r>
          <w:rPr>
            <w:rFonts w:ascii="Arial" w:cs="Arial" w:eastAsia="Arial" w:hAnsi="Arial"/>
            <w:sz w:val="24"/>
            <w:szCs w:val="24"/>
          </w:rPr>
          <w:t xml:space="preserve">Guillen-Ramirez, H. (2026). LLM-augmented semantic embeddings enable cross-lingual mapping of medical procedure terms. Scientific Reports. https://doi.org/10.1038/s41598-025-34778-7</w:t>
        </w:r>
      </w:ins>
    </w:p>
    <w:p>
      <w:pPr>
        <w:spacing w:after="120" w:line="360"/>
        <w:ind w:left="720" w:hanging="720"/>
        <w:jc w:val="left"/>
      </w:pPr>
      <w:ins w:author="Jester C. Penaranda" w:date="2026-06-01T00:00:00Z">
        <w:r>
          <w:rPr>
            <w:rFonts w:ascii="Arial" w:cs="Arial" w:eastAsia="Arial" w:hAnsi="Arial"/>
            <w:sz w:val="24"/>
            <w:szCs w:val="24"/>
          </w:rPr>
          <w:t xml:space="preserve">Hanmante, S. (2026). InsuranceRAG. Software Impacts. https://doi.org/10.1016/j.simpa.2026.100844</w:t>
        </w:r>
      </w:ins>
    </w:p>
    <w:p>
      <w:pPr>
        <w:spacing w:after="120" w:line="360"/>
        <w:ind w:left="720" w:hanging="720"/>
        <w:jc w:val="left"/>
      </w:pPr>
      <w:ins w:author="Jester C. Penaranda" w:date="2026-06-01T00:00:00Z">
        <w:r>
          <w:rPr>
            <w:rFonts w:ascii="Arial" w:cs="Arial" w:eastAsia="Arial" w:hAnsi="Arial"/>
            <w:sz w:val="24"/>
            <w:szCs w:val="24"/>
          </w:rPr>
          <w:t xml:space="preserve">Harle, R. (2013). A survey of indoor inertial positioning systems for pedestrians. IEEE Communications Surveys &amp; Tutorials, 15(3), 1281-1293. https://doi.org/10.1109/SURV.2012.121912.00075</w:t>
        </w:r>
      </w:ins>
    </w:p>
    <w:p>
      <w:pPr>
        <w:spacing w:after="120" w:line="360"/>
        <w:ind w:left="720" w:hanging="720"/>
        <w:jc w:val="left"/>
      </w:pPr>
      <w:ins w:author="Jester C. Penaranda" w:date="2026-06-01T00:00:00Z">
        <w:r>
          <w:rPr>
            <w:rFonts w:ascii="Arial" w:cs="Arial" w:eastAsia="Arial" w:hAnsi="Arial"/>
            <w:sz w:val="24"/>
            <w:szCs w:val="24"/>
          </w:rPr>
          <w:t xml:space="preserve">Hazzazi, M. M. (2025). High accuracy indoor positioning system using Galois field-based cryptography and hybrid deep learning. Scientific Reports. https://doi.org/10.1038/s41598-025-97715-8</w:t>
        </w:r>
      </w:ins>
    </w:p>
    <w:p>
      <w:pPr>
        <w:spacing w:after="120" w:line="360"/>
        <w:ind w:left="720" w:hanging="720"/>
        <w:jc w:val="left"/>
      </w:pPr>
      <w:ins w:author="Jester C. Penaranda" w:date="2026-06-01T00:00:00Z">
        <w:r>
          <w:rPr>
            <w:rFonts w:ascii="Arial" w:cs="Arial" w:eastAsia="Arial" w:hAnsi="Arial"/>
            <w:sz w:val="24"/>
            <w:szCs w:val="24"/>
          </w:rPr>
          <w:t xml:space="preserve">Hub, M. (2026). Enhancing usability evaluation with fuzzy logic. Journal of Systems and Software. https://doi.org/10.1016/j.jss.2026.112923</w:t>
        </w:r>
      </w:ins>
    </w:p>
    <w:p>
      <w:pPr>
        <w:spacing w:after="120" w:line="360"/>
        <w:ind w:left="720" w:hanging="720"/>
        <w:jc w:val="left"/>
      </w:pPr>
      <w:ins w:author="Jester C. Penaranda" w:date="2026-06-01T00:00:00Z">
        <w:r>
          <w:rPr>
            <w:rFonts w:ascii="Arial" w:cs="Arial" w:eastAsia="Arial" w:hAnsi="Arial"/>
            <w:sz w:val="24"/>
            <w:szCs w:val="24"/>
          </w:rPr>
          <w:t xml:space="preserve">Huynh, M. P. (2026). Detecting AI-generated Vietnamese news articles with multilingual-E5 and BERT.</w:t>
        </w:r>
      </w:ins>
    </w:p>
    <w:p>
      <w:pPr>
        <w:spacing w:after="120" w:line="360"/>
        <w:ind w:left="720" w:hanging="720"/>
        <w:jc w:val="left"/>
      </w:pPr>
      <w:ins w:author="Jester C. Penaranda" w:date="2026-06-01T00:00:00Z">
        <w:r>
          <w:rPr>
            <w:rFonts w:ascii="Arial" w:cs="Arial" w:eastAsia="Arial" w:hAnsi="Arial"/>
            <w:sz w:val="24"/>
            <w:szCs w:val="24"/>
          </w:rPr>
          <w:t xml:space="preserve">Jimenez, A. R., Seco, F., Prieto, J. C., &amp; Guevara, J. (2010). Indoor pedestrian navigation using an INS/EKF framework. WPNC. https://doi.org/10.1109/WPNC.2010.5649300</w:t>
        </w:r>
      </w:ins>
    </w:p>
    <w:p>
      <w:pPr>
        <w:spacing w:after="120" w:line="360"/>
        <w:ind w:left="720" w:hanging="720"/>
        <w:jc w:val="left"/>
      </w:pPr>
      <w:ins w:author="Jester C. Penaranda" w:date="2026-06-01T00:00:00Z">
        <w:r>
          <w:rPr>
            <w:rFonts w:ascii="Arial" w:cs="Arial" w:eastAsia="Arial" w:hAnsi="Arial"/>
            <w:sz w:val="24"/>
            <w:szCs w:val="24"/>
          </w:rPr>
          <w:t xml:space="preserve">Johnson, J., Douze, M., &amp; Jegou, H. (2021). Billion-scale similarity search with GPUs. IEEE Transactions on Big Data, 7(3), 535-547. https://doi.org/10.1109/TBDATA.2019.2921572</w:t>
        </w:r>
      </w:ins>
    </w:p>
    <w:p>
      <w:pPr>
        <w:spacing w:after="120" w:line="360"/>
        <w:ind w:left="720" w:hanging="720"/>
        <w:jc w:val="left"/>
      </w:pPr>
      <w:ins w:author="Jester C. Penaranda" w:date="2026-06-01T00:00:00Z">
        <w:r>
          <w:rPr>
            <w:rFonts w:ascii="Arial" w:cs="Arial" w:eastAsia="Arial" w:hAnsi="Arial"/>
            <w:sz w:val="24"/>
            <w:szCs w:val="24"/>
          </w:rPr>
          <w:t xml:space="preserve">Karpukhin, V., et al. (2020). Dense passage retrieval for open-domain question answering. EMNLP.</w:t>
        </w:r>
      </w:ins>
    </w:p>
    <w:p>
      <w:pPr>
        <w:spacing w:after="120" w:line="360"/>
        <w:ind w:left="720" w:hanging="720"/>
        <w:jc w:val="left"/>
      </w:pPr>
      <w:ins w:author="Jester C. Penaranda" w:date="2026-06-01T00:00:00Z">
        <w:r>
          <w:rPr>
            <w:rFonts w:ascii="Arial" w:cs="Arial" w:eastAsia="Arial" w:hAnsi="Arial"/>
            <w:sz w:val="24"/>
            <w:szCs w:val="24"/>
          </w:rPr>
          <w:t xml:space="preserve">Khujayarov, I. (2026). Development of Uzbek question-answering models through fine-tuning approaches. ICFNDS 2025. https://doi.org/10.1145/3789692.3789784</w:t>
        </w:r>
      </w:ins>
    </w:p>
    <w:p>
      <w:pPr>
        <w:spacing w:after="120" w:line="360"/>
        <w:ind w:left="720" w:hanging="720"/>
        <w:jc w:val="left"/>
      </w:pPr>
      <w:ins w:author="Jester C. Penaranda" w:date="2026-06-01T00:00:00Z">
        <w:r>
          <w:rPr>
            <w:rFonts w:ascii="Arial" w:cs="Arial" w:eastAsia="Arial" w:hAnsi="Arial"/>
            <w:sz w:val="24"/>
            <w:szCs w:val="24"/>
          </w:rPr>
          <w:t xml:space="preserve">Kondo, R. (2025). Domain knowledge distillation for multilingual sentence encoders in cross-lingual sentence similarity estimation.</w:t>
        </w:r>
      </w:ins>
    </w:p>
    <w:p>
      <w:pPr>
        <w:spacing w:after="120" w:line="360"/>
        <w:ind w:left="720" w:hanging="720"/>
        <w:jc w:val="left"/>
      </w:pPr>
      <w:ins w:author="Jester C. Penaranda" w:date="2026-06-01T00:00:00Z">
        <w:r>
          <w:rPr>
            <w:rFonts w:ascii="Arial" w:cs="Arial" w:eastAsia="Arial" w:hAnsi="Arial"/>
            <w:sz w:val="24"/>
            <w:szCs w:val="24"/>
          </w:rPr>
          <w:t xml:space="preserve">Lammini, A. (2026). An augmented reality framework for real-time positioning and orientation synchronization of CAD models with physical environments. IJAMT. https://doi.org/10.1007/s00170-026-17766-7</w:t>
        </w:r>
      </w:ins>
    </w:p>
    <w:p>
      <w:pPr>
        <w:spacing w:after="120" w:line="360"/>
        <w:ind w:left="720" w:hanging="720"/>
        <w:jc w:val="left"/>
      </w:pPr>
      <w:ins w:author="Jester C. Penaranda" w:date="2026-06-01T00:00:00Z">
        <w:r>
          <w:rPr>
            <w:rFonts w:ascii="Arial" w:cs="Arial" w:eastAsia="Arial" w:hAnsi="Arial"/>
            <w:sz w:val="24"/>
            <w:szCs w:val="24"/>
          </w:rPr>
          <w:t xml:space="preserve">Li, J. (2026). Patient address parsing via KG-aware contrastive learning and constrained on-prem LLM inference. Scientific Reports. https://doi.org/10.1038/s41598-026-39348-z</w:t>
        </w:r>
      </w:ins>
    </w:p>
    <w:p>
      <w:pPr>
        <w:spacing w:after="120" w:line="360"/>
        <w:ind w:left="720" w:hanging="720"/>
        <w:jc w:val="left"/>
      </w:pPr>
      <w:ins w:author="Jester C. Penaranda" w:date="2026-06-01T00:00:00Z">
        <w:r>
          <w:rPr>
            <w:rFonts w:ascii="Arial" w:cs="Arial" w:eastAsia="Arial" w:hAnsi="Arial"/>
            <w:sz w:val="24"/>
            <w:szCs w:val="24"/>
          </w:rPr>
          <w:t xml:space="preserve">Lu, H. (2026). Mutual information-based retrieval-augmented generation for domain question answering. Knowledge and Information Systems. https://doi.org/10.1007/s10115-025-02624-x</w:t>
        </w:r>
      </w:ins>
    </w:p>
    <w:p>
      <w:pPr>
        <w:spacing w:after="120" w:line="360"/>
        <w:ind w:left="720" w:hanging="720"/>
        <w:jc w:val="left"/>
      </w:pPr>
      <w:ins w:author="Jester C. Penaranda" w:date="2026-06-01T00:00:00Z">
        <w:r>
          <w:rPr>
            <w:rFonts w:ascii="Arial" w:cs="Arial" w:eastAsia="Arial" w:hAnsi="Arial"/>
            <w:sz w:val="24"/>
            <w:szCs w:val="24"/>
          </w:rPr>
          <w:t xml:space="preserve">Mamun, M. S. A. (2026). A robust fingerprint-based machine learning model for indoor navigation in real time. Signals. https://doi.org/10.3390/signals7020026</w:t>
        </w:r>
      </w:ins>
    </w:p>
    <w:p>
      <w:pPr>
        <w:spacing w:after="120" w:line="360"/>
        <w:ind w:left="720" w:hanging="720"/>
        <w:jc w:val="left"/>
      </w:pPr>
      <w:ins w:author="Jester C. Penaranda" w:date="2026-06-01T00:00:00Z">
        <w:r>
          <w:rPr>
            <w:rFonts w:ascii="Arial" w:cs="Arial" w:eastAsia="Arial" w:hAnsi="Arial"/>
            <w:sz w:val="24"/>
            <w:szCs w:val="24"/>
          </w:rPr>
          <w:t xml:space="preserve">Manning, C. D., Raghavan, P., &amp; Schutze, H. (2008). Introduction to Information Retrieval. Cambridge University Press.</w:t>
        </w:r>
      </w:ins>
    </w:p>
    <w:p>
      <w:pPr>
        <w:spacing w:after="120" w:line="360"/>
        <w:ind w:left="720" w:hanging="720"/>
        <w:jc w:val="left"/>
      </w:pPr>
      <w:ins w:author="Jester C. Penaranda" w:date="2026-06-01T00:00:00Z">
        <w:r>
          <w:rPr>
            <w:rFonts w:ascii="Arial" w:cs="Arial" w:eastAsia="Arial" w:hAnsi="Arial"/>
            <w:sz w:val="24"/>
            <w:szCs w:val="24"/>
          </w:rPr>
          <w:t xml:space="preserve">Mitsuhashi, N. (2026). ChatTogoVar. Human Genome Variation. https://doi.org/10.1038/s41439-026-00344-4</w:t>
        </w:r>
      </w:ins>
    </w:p>
    <w:p>
      <w:pPr>
        <w:spacing w:after="120" w:line="360"/>
        <w:ind w:left="720" w:hanging="720"/>
        <w:jc w:val="left"/>
      </w:pPr>
      <w:ins w:author="Jester C. Penaranda" w:date="2026-06-01T00:00:00Z">
        <w:r>
          <w:rPr>
            <w:rFonts w:ascii="Arial" w:cs="Arial" w:eastAsia="Arial" w:hAnsi="Arial"/>
            <w:sz w:val="24"/>
            <w:szCs w:val="24"/>
          </w:rPr>
          <w:t xml:space="preserve">Modic, R. (2025). Offline indoor navigation via QR codes. Communications in Computer and Information Science. https://doi.org/10.1007/978-3-031-78516-0_31</w:t>
        </w:r>
      </w:ins>
    </w:p>
    <w:p>
      <w:pPr>
        <w:spacing w:after="120" w:line="360"/>
        <w:ind w:left="720" w:hanging="720"/>
        <w:jc w:val="left"/>
      </w:pPr>
      <w:ins w:author="Jester C. Penaranda" w:date="2026-06-01T00:00:00Z">
        <w:r>
          <w:rPr>
            <w:rFonts w:ascii="Arial" w:cs="Arial" w:eastAsia="Arial" w:hAnsi="Arial"/>
            <w:sz w:val="24"/>
            <w:szCs w:val="24"/>
          </w:rPr>
          <w:t xml:space="preserve">Perez-Maletzki, J. (2026). A chatbot tool on a smart mobile device for home rehabilitation after total knee replacement. Physiotherapy. https://doi.org/10.1016/j.physio.2025.101872</w:t>
        </w:r>
      </w:ins>
    </w:p>
    <w:p>
      <w:pPr>
        <w:spacing w:after="120" w:line="360"/>
        <w:ind w:left="720" w:hanging="720"/>
        <w:jc w:val="left"/>
      </w:pPr>
      <w:ins w:author="Jester C. Penaranda" w:date="2026-06-01T00:00:00Z">
        <w:r>
          <w:rPr>
            <w:rFonts w:ascii="Arial" w:cs="Arial" w:eastAsia="Arial" w:hAnsi="Arial"/>
            <w:sz w:val="24"/>
            <w:szCs w:val="24"/>
          </w:rPr>
          <w:t xml:space="preserve">Qin, C. (2026). CD-ANN: Scalable approximate nearest neighbor search on client-side devices. Journal of Systems Architecture. https://doi.org/10.1016/j.sysarc.2026.103771</w:t>
        </w:r>
      </w:ins>
    </w:p>
    <w:p>
      <w:pPr>
        <w:spacing w:after="120" w:line="360"/>
        <w:ind w:left="720" w:hanging="720"/>
        <w:jc w:val="left"/>
      </w:pPr>
      <w:ins w:author="Jester C. Penaranda" w:date="2026-06-01T00:00:00Z">
        <w:r>
          <w:rPr>
            <w:rFonts w:ascii="Arial" w:cs="Arial" w:eastAsia="Arial" w:hAnsi="Arial"/>
            <w:sz w:val="24"/>
            <w:szCs w:val="24"/>
          </w:rPr>
          <w:t xml:space="preserve">Rahman, M. M. (2026). ROS2-based real-time autonomous mapping and navigation. Measurement. https://doi.org/10.1016/j.measurement.2026.120695</w:t>
        </w:r>
      </w:ins>
    </w:p>
    <w:p>
      <w:pPr>
        <w:spacing w:after="120" w:line="360"/>
        <w:ind w:left="720" w:hanging="720"/>
        <w:jc w:val="left"/>
      </w:pPr>
      <w:ins w:author="Jester C. Penaranda" w:date="2026-06-01T00:00:00Z">
        <w:r>
          <w:rPr>
            <w:rFonts w:ascii="Arial" w:cs="Arial" w:eastAsia="Arial" w:hAnsi="Arial"/>
            <w:sz w:val="24"/>
            <w:szCs w:val="24"/>
          </w:rPr>
          <w:t xml:space="preserve">Reimers, N., &amp; Gurevych, I. (2019). Sentence-BERT: Sentence embeddings using Siamese BERT-networks. EMNLP.</w:t>
        </w:r>
      </w:ins>
    </w:p>
    <w:p>
      <w:pPr>
        <w:spacing w:after="120" w:line="360"/>
        <w:ind w:left="720" w:hanging="720"/>
        <w:jc w:val="left"/>
      </w:pPr>
      <w:ins w:author="Jester C. Penaranda" w:date="2026-06-01T00:00:00Z">
        <w:r>
          <w:rPr>
            <w:rFonts w:ascii="Arial" w:cs="Arial" w:eastAsia="Arial" w:hAnsi="Arial"/>
            <w:sz w:val="24"/>
            <w:szCs w:val="24"/>
          </w:rPr>
          <w:t xml:space="preserve">Saeed, T. (2026). Large language models for generative recommendation: A systematic review. IJDSA. https://doi.org/10.1007/s41060-026-01106-9</w:t>
        </w:r>
      </w:ins>
    </w:p>
    <w:p>
      <w:pPr>
        <w:spacing w:after="120" w:line="360"/>
        <w:ind w:left="720" w:hanging="720"/>
        <w:jc w:val="left"/>
      </w:pPr>
      <w:ins w:author="Jester C. Penaranda" w:date="2026-06-01T00:00:00Z">
        <w:r>
          <w:rPr>
            <w:rFonts w:ascii="Arial" w:cs="Arial" w:eastAsia="Arial" w:hAnsi="Arial"/>
            <w:sz w:val="24"/>
            <w:szCs w:val="24"/>
          </w:rPr>
          <w:t xml:space="preserve">Sairanbekova, A. (2026). Automatic analysis of political discourse: A comparative study of multilingual and large language models. Journal of Applied Data Sciences. https://doi.org/10.47738/jads.v7i2.1118</w:t>
        </w:r>
      </w:ins>
    </w:p>
    <w:p>
      <w:pPr>
        <w:spacing w:after="120" w:line="360"/>
        <w:ind w:left="720" w:hanging="720"/>
        <w:jc w:val="left"/>
      </w:pPr>
      <w:ins w:author="Jester C. Penaranda" w:date="2026-06-01T00:00:00Z">
        <w:r>
          <w:rPr>
            <w:rFonts w:ascii="Arial" w:cs="Arial" w:eastAsia="Arial" w:hAnsi="Arial"/>
            <w:sz w:val="24"/>
            <w:szCs w:val="24"/>
          </w:rPr>
          <w:t xml:space="preserve">Sanyal, P. (2026). RAGMail: A cloud-based retrieval-augmented framework for reducing hallucinations in LLM text generation. Scientific Reports. https://doi.org/10.1038/s41598-026-38913-w</w:t>
        </w:r>
      </w:ins>
    </w:p>
    <w:p>
      <w:pPr>
        <w:spacing w:after="120" w:line="360"/>
        <w:ind w:left="720" w:hanging="720"/>
        <w:jc w:val="left"/>
      </w:pPr>
      <w:ins w:author="Jester C. Penaranda" w:date="2026-06-01T00:00:00Z">
        <w:r>
          <w:rPr>
            <w:rFonts w:ascii="Arial" w:cs="Arial" w:eastAsia="Arial" w:hAnsi="Arial"/>
            <w:sz w:val="24"/>
            <w:szCs w:val="24"/>
          </w:rPr>
          <w:t xml:space="preserve">Senadheera, S. (2026). Is responsible AI a public demand? Trust, risk, and persuasion in local government AI. Information Processing &amp; Management. https://doi.org/10.1016/j.ipm.2026.104932</w:t>
        </w:r>
      </w:ins>
    </w:p>
    <w:p>
      <w:pPr>
        <w:spacing w:after="120" w:line="360"/>
        <w:ind w:left="720" w:hanging="720"/>
        <w:jc w:val="left"/>
      </w:pPr>
      <w:ins w:author="Jester C. Penaranda" w:date="2026-06-01T00:00:00Z">
        <w:r>
          <w:rPr>
            <w:rFonts w:ascii="Arial" w:cs="Arial" w:eastAsia="Arial" w:hAnsi="Arial"/>
            <w:sz w:val="24"/>
            <w:szCs w:val="24"/>
          </w:rPr>
          <w:t xml:space="preserve">Shi, L. F. (2026). Enhanced step detection algorithm for smartwatch using motion mode recognition and variational mode decomposition. Measurement. https://doi.org/10.1016/j.measurement.2026.121626</w:t>
        </w:r>
      </w:ins>
    </w:p>
    <w:p>
      <w:pPr>
        <w:spacing w:after="120" w:line="360"/>
        <w:ind w:left="720" w:hanging="720"/>
        <w:jc w:val="left"/>
      </w:pPr>
      <w:ins w:author="Jester C. Penaranda" w:date="2026-06-01T00:00:00Z">
        <w:r>
          <w:rPr>
            <w:rFonts w:ascii="Arial" w:cs="Arial" w:eastAsia="Arial" w:hAnsi="Arial"/>
            <w:sz w:val="24"/>
            <w:szCs w:val="24"/>
          </w:rPr>
          <w:t xml:space="preserve">Tauhid Ullah Shah, S. (2026). QuaRUM. Automated Software Engineering. https://doi.org/10.1007/s10515-025-00587-5</w:t>
        </w:r>
      </w:ins>
    </w:p>
    <w:p>
      <w:pPr>
        <w:spacing w:after="120" w:line="360"/>
        <w:ind w:left="720" w:hanging="720"/>
        <w:jc w:val="left"/>
      </w:pPr>
      <w:ins w:author="Jester C. Penaranda" w:date="2026-06-01T00:00:00Z">
        <w:r>
          <w:rPr>
            <w:rFonts w:ascii="Arial" w:cs="Arial" w:eastAsia="Arial" w:hAnsi="Arial"/>
            <w:sz w:val="24"/>
            <w:szCs w:val="24"/>
          </w:rPr>
          <w:t xml:space="preserve">Trabelsi, Z. (2026). Dynamic task offloading in vehicular networks using large language models for adaptive low latency decision making. Scientific Reports. https://doi.org/10.1038/s41598-026-39791-y</w:t>
        </w:r>
      </w:ins>
    </w:p>
    <w:p>
      <w:pPr>
        <w:spacing w:after="120" w:line="360"/>
        <w:ind w:left="720" w:hanging="720"/>
        <w:jc w:val="left"/>
      </w:pPr>
      <w:ins w:author="Jester C. Penaranda" w:date="2026-06-01T00:00:00Z">
        <w:r>
          <w:rPr>
            <w:rFonts w:ascii="Arial" w:cs="Arial" w:eastAsia="Arial" w:hAnsi="Arial"/>
            <w:sz w:val="24"/>
            <w:szCs w:val="24"/>
          </w:rPr>
          <w:t xml:space="preserve">Tua, H. M. (2026). A lightweight privacy-preserving reranker for enterprise document search. Discover Computing. https://doi.org/10.1007/s10791-026-09993-z</w:t>
        </w:r>
      </w:ins>
    </w:p>
    <w:p>
      <w:pPr>
        <w:spacing w:after="120" w:line="360"/>
        <w:ind w:left="720" w:hanging="720"/>
        <w:jc w:val="left"/>
      </w:pPr>
      <w:ins w:author="Jester C. Penaranda" w:date="2026-06-01T00:00:00Z">
        <w:r>
          <w:rPr>
            <w:rFonts w:ascii="Arial" w:cs="Arial" w:eastAsia="Arial" w:hAnsi="Arial"/>
            <w:sz w:val="24"/>
            <w:szCs w:val="24"/>
          </w:rPr>
          <w:t xml:space="preserve">Turan, M. (2026). Search at scale: Quantifying the performance trade-offs of ANNS on Milvus. IJSEKE. https://doi.org/10.1142/S0218194026500130</w:t>
        </w:r>
      </w:ins>
    </w:p>
    <w:p>
      <w:pPr>
        <w:spacing w:after="120" w:line="360"/>
        <w:ind w:left="720" w:hanging="720"/>
        <w:jc w:val="left"/>
      </w:pPr>
      <w:ins w:author="Jester C. Penaranda" w:date="2026-06-01T00:00:00Z">
        <w:r>
          <w:rPr>
            <w:rFonts w:ascii="Arial" w:cs="Arial" w:eastAsia="Arial" w:hAnsi="Arial"/>
            <w:sz w:val="24"/>
            <w:szCs w:val="24"/>
          </w:rPr>
          <w:t xml:space="preserve">Utami, L. A. (2026). A hybrid TF-IDF and knowledge graph-enhanced retrieval-augmented generation framework. Journal of Applied Data Sciences. https://doi.org/10.47738/jads.v7i2.1136</w:t>
        </w:r>
      </w:ins>
    </w:p>
    <w:p>
      <w:pPr>
        <w:spacing w:after="120" w:line="360"/>
        <w:ind w:left="720" w:hanging="720"/>
        <w:jc w:val="left"/>
      </w:pPr>
      <w:ins w:author="Jester C. Penaranda" w:date="2026-06-01T00:00:00Z">
        <w:r>
          <w:rPr>
            <w:rFonts w:ascii="Arial" w:cs="Arial" w:eastAsia="Arial" w:hAnsi="Arial"/>
            <w:sz w:val="24"/>
            <w:szCs w:val="24"/>
          </w:rPr>
          <w:t xml:space="preserve">Wang, L., et al. (2024). Multilingual E5 text embeddings: A technical report. arXiv:2402.05672.</w:t>
        </w:r>
      </w:ins>
    </w:p>
    <w:p>
      <w:pPr>
        <w:spacing w:after="120" w:line="360"/>
        <w:ind w:left="720" w:hanging="720"/>
        <w:jc w:val="left"/>
      </w:pPr>
      <w:ins w:author="Jester C. Penaranda" w:date="2026-06-01T00:00:00Z">
        <w:r>
          <w:rPr>
            <w:rFonts w:ascii="Arial" w:cs="Arial" w:eastAsia="Arial" w:hAnsi="Arial"/>
            <w:sz w:val="24"/>
            <w:szCs w:val="24"/>
          </w:rPr>
          <w:t xml:space="preserve">Waqas, M. (2026). cairnsearch: A privacy-first hybrid search and local RAG system. SoftwareX. https://doi.org/10.1016/j.softx.2026.102742</w:t>
        </w:r>
      </w:ins>
    </w:p>
    <w:p>
      <w:pPr>
        <w:spacing w:after="120" w:line="360"/>
        <w:ind w:left="720" w:hanging="720"/>
        <w:jc w:val="left"/>
      </w:pPr>
      <w:ins w:author="Jester C. Penaranda" w:date="2026-06-01T00:00:00Z">
        <w:r>
          <w:rPr>
            <w:rFonts w:ascii="Arial" w:cs="Arial" w:eastAsia="Arial" w:hAnsi="Arial"/>
            <w:sz w:val="24"/>
            <w:szCs w:val="24"/>
          </w:rPr>
          <w:t xml:space="preserve">Widiyaningtyas, T. (2026). Groundedness-aware retrieval in government document chatbots: SLR and SAS formulation. JETIA. https://doi.org/10.5935/jetia.v12i58.3013</w:t>
        </w:r>
      </w:ins>
    </w:p>
    <w:p>
      <w:pPr>
        <w:spacing w:after="120" w:line="360"/>
        <w:ind w:left="720" w:hanging="720"/>
        <w:jc w:val="left"/>
      </w:pPr>
      <w:ins w:author="Jester C. Penaranda" w:date="2026-06-01T00:00:00Z">
        <w:r>
          <w:rPr>
            <w:rFonts w:ascii="Arial" w:cs="Arial" w:eastAsia="Arial" w:hAnsi="Arial"/>
            <w:sz w:val="24"/>
            <w:szCs w:val="24"/>
          </w:rPr>
          <w:t xml:space="preserve">Xiao, S., et al. (2024). C-Pack: Packaged resources to advance general Chinese embedding. SIGIR 2024. arXiv:2309.07597</w:t>
        </w:r>
      </w:ins>
    </w:p>
    <w:p>
      <w:pPr>
        <w:spacing w:after="120" w:line="360"/>
        <w:ind w:left="720" w:hanging="720"/>
        <w:jc w:val="left"/>
      </w:pPr>
      <w:ins w:author="Jester C. Penaranda" w:date="2026-06-01T00:00:00Z">
        <w:r>
          <w:rPr>
            <w:rFonts w:ascii="Arial" w:cs="Arial" w:eastAsia="Arial" w:hAnsi="Arial"/>
            <w:sz w:val="24"/>
            <w:szCs w:val="24"/>
          </w:rPr>
          <w:t xml:space="preserve">Xu, W. (2026). Proxima: Near-storage acceleration for graph-based approximate nearest neighbor search in 3D NAND. IEEE Transactions on Computers. https://doi.org/10.1109/TC.2026.3671718</w:t>
        </w:r>
      </w:ins>
    </w:p>
    <w:p>
      <w:pPr>
        <w:spacing w:after="120" w:line="360"/>
        <w:ind w:left="720" w:hanging="720"/>
        <w:jc w:val="left"/>
      </w:pPr>
      <w:ins w:author="Jester C. Penaranda" w:date="2026-06-01T00:00:00Z">
        <w:r>
          <w:rPr>
            <w:rFonts w:ascii="Arial" w:cs="Arial" w:eastAsia="Arial" w:hAnsi="Arial"/>
            <w:sz w:val="24"/>
            <w:szCs w:val="24"/>
          </w:rPr>
          <w:t xml:space="preserve">Yadav, R. (2026). Cross-lingual sentiment analysis via multimodal transformer fusion and lightweight deep ensemble learning framework. Knowledge and Information Systems. https://doi.org/10.1007/s10115-026-02768-4</w:t>
        </w:r>
      </w:ins>
    </w:p>
    <w:p>
      <w:pPr>
        <w:spacing w:after="120" w:line="360"/>
        <w:ind w:left="720" w:hanging="720"/>
        <w:jc w:val="left"/>
      </w:pPr>
      <w:ins w:author="Jester C. Penaranda" w:date="2026-06-01T00:00:00Z">
        <w:r>
          <w:rPr>
            <w:rFonts w:ascii="Arial" w:cs="Arial" w:eastAsia="Arial" w:hAnsi="Arial"/>
            <w:sz w:val="24"/>
            <w:szCs w:val="24"/>
          </w:rPr>
          <w:t xml:space="preserve">Yang, B. (2025). Spatial geometry theory-based algorithm for accurate positioning with single vision beacon. IEEE TASE. https://doi.org/10.1109/TASE.2025.3552107</w:t>
        </w:r>
      </w:ins>
    </w:p>
    <w:p>
      <w:pPr>
        <w:spacing w:after="120" w:line="360"/>
        <w:ind w:left="720" w:hanging="720"/>
        <w:jc w:val="left"/>
      </w:pPr>
      <w:ins w:author="Jester C. Penaranda" w:date="2026-06-01T00:00:00Z">
        <w:r>
          <w:rPr>
            <w:rFonts w:ascii="Arial" w:cs="Arial" w:eastAsia="Arial" w:hAnsi="Arial"/>
            <w:sz w:val="24"/>
            <w:szCs w:val="24"/>
          </w:rPr>
          <w:t xml:space="preserve">Yoo, H. K. (2026). ToR-Lite. Applied Sciences. https://doi.org/10.3390/app16083966</w:t>
        </w:r>
      </w:ins>
    </w:p>
    <w:p>
      <w:pPr>
        <w:spacing w:after="120" w:line="360"/>
        <w:ind w:left="720" w:hanging="720"/>
        <w:jc w:val="left"/>
      </w:pPr>
      <w:ins w:author="Jester C. Penaranda" w:date="2026-06-01T00:00:00Z">
        <w:r>
          <w:rPr>
            <w:rFonts w:ascii="Arial" w:cs="Arial" w:eastAsia="Arial" w:hAnsi="Arial"/>
            <w:sz w:val="24"/>
            <w:szCs w:val="24"/>
          </w:rPr>
          <w:t xml:space="preserve">Yu, F. (2026). VDM-IOG. Cybersecurity. https://doi.org/10.1186/s42400-025-00413-1</w:t>
        </w:r>
      </w:ins>
    </w:p>
    <w:p>
      <w:pPr>
        <w:spacing w:after="120" w:line="360"/>
        <w:ind w:left="720" w:hanging="720"/>
        <w:jc w:val="left"/>
      </w:pPr>
      <w:ins w:author="Jester C. Penaranda" w:date="2026-06-01T00:00:00Z">
        <w:r>
          <w:rPr>
            <w:rFonts w:ascii="Arial" w:cs="Arial" w:eastAsia="Arial" w:hAnsi="Arial"/>
            <w:sz w:val="24"/>
            <w:szCs w:val="24"/>
          </w:rPr>
          <w:t xml:space="preserve">Zhao, W. X. (2026). A survey of large language models. Frontiers of Computer Science. https://doi.org/10.1007/s11704-026-60308-3</w:t>
        </w:r>
      </w:ins>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Combined RRL (Tracked Changes)</dc:title>
  <dc:creator>Jester C. Penaranda</dc:creator>
  <cp:lastModifiedBy>Un-named</cp:lastModifiedBy>
  <cp:revision>1</cp:revision>
  <dcterms:created xsi:type="dcterms:W3CDTF">2026-06-01T10:15:06.474Z</dcterms:created>
  <dcterms:modified xsi:type="dcterms:W3CDTF">2026-06-01T10:15:06.475Z</dcterms:modified>
</cp:coreProperties>
</file>

<file path=docProps/custom.xml><?xml version="1.0" encoding="utf-8"?>
<Properties xmlns="http://schemas.openxmlformats.org/officeDocument/2006/custom-properties" xmlns:vt="http://schemas.openxmlformats.org/officeDocument/2006/docPropsVTypes"/>
</file>